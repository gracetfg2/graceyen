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A35BC9" w14:textId="248BFB07" w:rsidR="004010CD" w:rsidRPr="00AB39BF" w:rsidRDefault="00175E7C" w:rsidP="00AB39BF">
      <w:pPr>
        <w:pStyle w:val="Paper-Title"/>
        <w:spacing w:after="60"/>
      </w:pPr>
      <w:r w:rsidRPr="00AB39BF">
        <w:t>To Stop or Not</w:t>
      </w:r>
      <w:r w:rsidR="00556B6E" w:rsidRPr="00AB39BF">
        <w:t xml:space="preserve"> to Stop</w:t>
      </w:r>
      <w:r w:rsidRPr="00AB39BF">
        <w:t>?</w:t>
      </w:r>
      <w:r w:rsidR="004010CD" w:rsidRPr="00AB39BF">
        <w:t xml:space="preserve"> A Case Study of a</w:t>
      </w:r>
      <w:r w:rsidR="00556B6E" w:rsidRPr="00AB39BF">
        <w:t>n</w:t>
      </w:r>
      <w:r w:rsidR="004010CD" w:rsidRPr="00AB39BF">
        <w:t xml:space="preserve"> Early intervention for Data Collection</w:t>
      </w:r>
    </w:p>
    <w:p w14:paraId="02728469" w14:textId="7BE5EA22" w:rsidR="008B197E" w:rsidRPr="00AB39BF" w:rsidRDefault="008D3C27" w:rsidP="00AB39BF">
      <w:pPr>
        <w:pStyle w:val="Paper-Title"/>
        <w:spacing w:before="240" w:after="0"/>
        <w:rPr>
          <w:b w:val="0"/>
          <w:sz w:val="24"/>
          <w:szCs w:val="24"/>
        </w:rPr>
      </w:pPr>
      <w:r w:rsidRPr="00AB39BF">
        <w:rPr>
          <w:b w:val="0"/>
          <w:sz w:val="24"/>
          <w:szCs w:val="24"/>
        </w:rPr>
        <w:t>Yu</w:t>
      </w:r>
      <w:r w:rsidR="00556B6E" w:rsidRPr="00AB39BF">
        <w:rPr>
          <w:b w:val="0"/>
          <w:sz w:val="24"/>
          <w:szCs w:val="24"/>
        </w:rPr>
        <w:t>-Chun Yen, Hidy Kong, Jingning Zhang, Yu Wu, and Qian Cheng</w:t>
      </w:r>
      <w:r w:rsidR="00556B6E" w:rsidRPr="00AB39BF">
        <w:rPr>
          <w:b w:val="0"/>
          <w:sz w:val="24"/>
          <w:szCs w:val="24"/>
        </w:rPr>
        <w:br/>
        <w:t>Department of Computer Science</w:t>
      </w:r>
      <w:r w:rsidR="00556B6E" w:rsidRPr="00AB39BF">
        <w:rPr>
          <w:b w:val="0"/>
          <w:sz w:val="24"/>
          <w:szCs w:val="24"/>
        </w:rPr>
        <w:br/>
        <w:t>University of Illinois, at Urbana-Champaign</w:t>
      </w:r>
      <w:r w:rsidR="00556B6E" w:rsidRPr="00AB39BF">
        <w:rPr>
          <w:b w:val="0"/>
          <w:sz w:val="24"/>
          <w:szCs w:val="24"/>
        </w:rPr>
        <w:br/>
        <w:t>{yyen4, hkong6, jzhng117}</w:t>
      </w:r>
      <w:r w:rsidR="004010CD" w:rsidRPr="00AB39BF">
        <w:rPr>
          <w:b w:val="0"/>
          <w:sz w:val="24"/>
          <w:szCs w:val="24"/>
        </w:rPr>
        <w:t xml:space="preserve"> </w:t>
      </w:r>
      <w:r w:rsidR="00556B6E" w:rsidRPr="00AB39BF">
        <w:rPr>
          <w:b w:val="0"/>
          <w:sz w:val="24"/>
          <w:szCs w:val="24"/>
        </w:rPr>
        <w:t xml:space="preserve">@illinois.edu, </w:t>
      </w:r>
      <w:r w:rsidR="00E70695" w:rsidRPr="00AB39BF">
        <w:rPr>
          <w:b w:val="0"/>
          <w:sz w:val="24"/>
          <w:szCs w:val="24"/>
        </w:rPr>
        <w:t>wayne8798@gmail.com, nonaqian@gmail.com</w:t>
      </w:r>
    </w:p>
    <w:p w14:paraId="7E4E5754" w14:textId="77777777" w:rsidR="008B197E" w:rsidRPr="00AB39BF" w:rsidRDefault="008B197E" w:rsidP="00AB39BF">
      <w:pPr>
        <w:spacing w:before="240"/>
        <w:jc w:val="center"/>
        <w:rPr>
          <w:rFonts w:ascii="Helvetica" w:hAnsi="Helvetica"/>
          <w:rPrChange w:id="0" w:author="Grace Yen" w:date="2014-05-13T14:51:00Z">
            <w:rPr/>
          </w:rPrChange>
        </w:rPr>
      </w:pPr>
    </w:p>
    <w:p w14:paraId="7E37C315" w14:textId="77777777" w:rsidR="00053974" w:rsidRPr="00053974" w:rsidRDefault="00053974">
      <w:pPr>
        <w:spacing w:before="240"/>
        <w:jc w:val="center"/>
        <w:rPr>
          <w:rFonts w:ascii="Helvetica" w:hAnsi="Helvetica"/>
          <w:rPrChange w:id="1" w:author="Grace Yen" w:date="2014-05-13T14:51:00Z">
            <w:rPr/>
          </w:rPrChange>
        </w:rPr>
        <w:sectPr w:rsidR="00053974" w:rsidRPr="00053974" w:rsidSect="003B4153">
          <w:footerReference w:type="even" r:id="rId7"/>
          <w:pgSz w:w="12240" w:h="15840" w:code="1"/>
          <w:pgMar w:top="1080" w:right="1080" w:bottom="1440" w:left="1080" w:header="720" w:footer="720" w:gutter="0"/>
          <w:cols w:space="720"/>
        </w:sectPr>
      </w:pPr>
    </w:p>
    <w:p w14:paraId="0883CF10" w14:textId="77777777" w:rsidR="008B197E" w:rsidRPr="00AB39BF" w:rsidRDefault="008B197E">
      <w:pPr>
        <w:pStyle w:val="E-Mail"/>
        <w:jc w:val="both"/>
        <w:rPr>
          <w:rFonts w:ascii="Times New Roman" w:hAnsi="Times New Roman"/>
          <w:spacing w:val="-2"/>
        </w:rPr>
        <w:pPrChange w:id="2" w:author="Grace Yen" w:date="2014-05-13T14:51:00Z">
          <w:pPr>
            <w:pStyle w:val="E-Mail"/>
          </w:pPr>
        </w:pPrChange>
      </w:pPr>
    </w:p>
    <w:p w14:paraId="3C452EDE" w14:textId="77777777" w:rsidR="004010CD" w:rsidRPr="00AB39BF" w:rsidRDefault="004010CD">
      <w:pPr>
        <w:pStyle w:val="E-Mail"/>
        <w:jc w:val="both"/>
        <w:rPr>
          <w:rFonts w:ascii="Times New Roman" w:hAnsi="Times New Roman"/>
          <w:spacing w:val="-2"/>
        </w:rPr>
        <w:pPrChange w:id="3" w:author="Grace Yen" w:date="2014-05-13T14:51:00Z">
          <w:pPr>
            <w:pStyle w:val="E-Mail"/>
          </w:pPr>
        </w:pPrChange>
      </w:pPr>
    </w:p>
    <w:p w14:paraId="43AB3D01" w14:textId="77777777" w:rsidR="008B197E" w:rsidRPr="00AB39BF" w:rsidRDefault="008B197E">
      <w:pPr>
        <w:pStyle w:val="E-Mail"/>
        <w:jc w:val="both"/>
        <w:rPr>
          <w:rFonts w:ascii="Times New Roman" w:hAnsi="Times New Roman"/>
        </w:rPr>
      </w:pPr>
    </w:p>
    <w:p w14:paraId="1B501EF1" w14:textId="77777777" w:rsidR="00053974" w:rsidRDefault="00053974">
      <w:pPr>
        <w:sectPr w:rsidR="00053974" w:rsidSect="003B4153">
          <w:type w:val="continuous"/>
          <w:pgSz w:w="12240" w:h="15840" w:code="1"/>
          <w:pgMar w:top="1080" w:right="1080" w:bottom="1440" w:left="1080" w:header="720" w:footer="720" w:gutter="0"/>
          <w:cols w:num="3" w:space="0"/>
        </w:sectPr>
      </w:pPr>
    </w:p>
    <w:p w14:paraId="6BBFB347" w14:textId="77777777" w:rsidR="008B197E" w:rsidRPr="00AB39BF" w:rsidRDefault="008B197E">
      <w:pPr>
        <w:spacing w:after="0"/>
      </w:pPr>
      <w:r w:rsidRPr="00AB39BF">
        <w:rPr>
          <w:b/>
          <w:sz w:val="24"/>
        </w:rPr>
        <w:lastRenderedPageBreak/>
        <w:t>ABSTRACT</w:t>
      </w:r>
    </w:p>
    <w:p w14:paraId="578F1CF1" w14:textId="744564EB" w:rsidR="00BD182C" w:rsidRPr="00AB39BF" w:rsidRDefault="00CB7E7A">
      <w:pPr>
        <w:pStyle w:val="BodyTextIndent"/>
        <w:spacing w:after="120"/>
        <w:ind w:firstLine="284"/>
      </w:pPr>
      <w:r w:rsidRPr="00AB39BF">
        <w:t xml:space="preserve">Deciding the sample size of </w:t>
      </w:r>
      <w:r w:rsidR="000F592B" w:rsidRPr="00AB39BF">
        <w:t xml:space="preserve">a </w:t>
      </w:r>
      <w:r w:rsidRPr="00AB39BF">
        <w:t>qualitative survey is a critical issue in crowdsourcing technology. Insufficien</w:t>
      </w:r>
      <w:r w:rsidR="0023010B" w:rsidRPr="00AB39BF">
        <w:t xml:space="preserve">t feedback </w:t>
      </w:r>
      <w:r w:rsidR="004E2689" w:rsidRPr="00AB39BF">
        <w:t xml:space="preserve">might </w:t>
      </w:r>
      <w:r w:rsidR="000F592B" w:rsidRPr="00AB39BF">
        <w:t xml:space="preserve">result in the loss of </w:t>
      </w:r>
      <w:r w:rsidR="003E718A" w:rsidRPr="00AB39BF">
        <w:t>diversity among</w:t>
      </w:r>
      <w:r w:rsidRPr="00AB39BF">
        <w:t xml:space="preserve"> possible answers while too much feedback results in a waste of time and money. In </w:t>
      </w:r>
      <w:r w:rsidR="00957D3F" w:rsidRPr="00AB39BF">
        <w:t xml:space="preserve">this </w:t>
      </w:r>
      <w:r w:rsidRPr="00AB39BF">
        <w:t xml:space="preserve">paper, we address the problem in </w:t>
      </w:r>
      <w:r w:rsidR="008663C8" w:rsidRPr="00AB39BF">
        <w:t>paid crowdsourcing technology</w:t>
      </w:r>
      <w:r w:rsidR="003E718A" w:rsidRPr="00AB39BF">
        <w:t xml:space="preserve">. We </w:t>
      </w:r>
      <w:r w:rsidR="00FF7FD6" w:rsidRPr="00AB39BF">
        <w:t xml:space="preserve">examine the data saturation pattern over time when collecting feedback </w:t>
      </w:r>
      <w:r w:rsidR="007F0D0A" w:rsidRPr="00AB39BF">
        <w:t xml:space="preserve">about </w:t>
      </w:r>
      <w:r w:rsidR="00AC05D8" w:rsidRPr="00AB39BF">
        <w:t>a</w:t>
      </w:r>
      <w:r w:rsidR="00FF7FD6" w:rsidRPr="00AB39BF">
        <w:t xml:space="preserve"> Kickstarter project page.</w:t>
      </w:r>
      <w:r w:rsidRPr="00AB39BF">
        <w:t xml:space="preserve"> </w:t>
      </w:r>
      <w:r w:rsidR="00107736" w:rsidRPr="00AB39BF">
        <w:t xml:space="preserve">Our </w:t>
      </w:r>
      <w:r w:rsidR="00720D85" w:rsidRPr="00AB39BF">
        <w:t xml:space="preserve">main </w:t>
      </w:r>
      <w:r w:rsidR="00107736" w:rsidRPr="00AB39BF">
        <w:t>contribution is two</w:t>
      </w:r>
      <w:r w:rsidR="0023010B" w:rsidRPr="00AB39BF">
        <w:t>fold. First, we buil</w:t>
      </w:r>
      <w:r w:rsidR="00E03A94" w:rsidRPr="00AB39BF">
        <w:t>t</w:t>
      </w:r>
      <w:r w:rsidR="0023010B" w:rsidRPr="00AB39BF">
        <w:t xml:space="preserve"> an easy-to-use website to let</w:t>
      </w:r>
      <w:r w:rsidR="00FF7FD6" w:rsidRPr="00AB39BF">
        <w:t xml:space="preserve"> project </w:t>
      </w:r>
      <w:r w:rsidR="00CE62BE" w:rsidRPr="00AB39BF">
        <w:t>creators</w:t>
      </w:r>
      <w:r w:rsidR="0042711D" w:rsidRPr="00AB39BF">
        <w:t xml:space="preserve"> </w:t>
      </w:r>
      <w:r w:rsidR="00FF7FD6" w:rsidRPr="00AB39BF">
        <w:t xml:space="preserve">post </w:t>
      </w:r>
      <w:r w:rsidR="009F118E" w:rsidRPr="00AB39BF">
        <w:t xml:space="preserve">a simplified version of </w:t>
      </w:r>
      <w:r w:rsidR="00FF7FD6" w:rsidRPr="00AB39BF">
        <w:t>their Kickstarter page in Amazon Mechanical Turk. Second</w:t>
      </w:r>
      <w:r w:rsidR="004F45D2" w:rsidRPr="00AB39BF">
        <w:t>ly</w:t>
      </w:r>
      <w:r w:rsidR="00FF7FD6" w:rsidRPr="00AB39BF">
        <w:t>, we design</w:t>
      </w:r>
      <w:r w:rsidR="00E03A94" w:rsidRPr="00AB39BF">
        <w:t>ed</w:t>
      </w:r>
      <w:r w:rsidR="00FF7FD6" w:rsidRPr="00AB39BF">
        <w:t xml:space="preserve"> an interactive visualization page allowing project </w:t>
      </w:r>
      <w:r w:rsidR="003F3E58" w:rsidRPr="00AB39BF">
        <w:t xml:space="preserve">creators </w:t>
      </w:r>
      <w:r w:rsidR="00FF7FD6" w:rsidRPr="00AB39BF">
        <w:t xml:space="preserve">to check saturation level </w:t>
      </w:r>
      <w:r w:rsidR="00107736" w:rsidRPr="00AB39BF">
        <w:t xml:space="preserve">according to </w:t>
      </w:r>
      <w:r w:rsidR="0023010B" w:rsidRPr="00AB39BF">
        <w:t xml:space="preserve">the </w:t>
      </w:r>
      <w:r w:rsidR="00107736" w:rsidRPr="00AB39BF">
        <w:t xml:space="preserve">current feedback pool. </w:t>
      </w:r>
      <w:r w:rsidR="00720D85" w:rsidRPr="00AB39BF">
        <w:t>Our system takes the advantage of its generalized framework.</w:t>
      </w:r>
      <w:r w:rsidR="00625268" w:rsidRPr="00582CFC">
        <w:rPr>
          <w:color w:val="FF0000"/>
        </w:rPr>
        <w:t>(</w:t>
      </w:r>
      <w:r w:rsidR="00582CFC">
        <w:rPr>
          <w:color w:val="FF0000"/>
        </w:rPr>
        <w:t>what do you mean by this</w:t>
      </w:r>
      <w:r w:rsidR="00625268" w:rsidRPr="00582CFC">
        <w:rPr>
          <w:color w:val="FF0000"/>
        </w:rPr>
        <w:t>?)</w:t>
      </w:r>
      <w:r w:rsidR="00720D85" w:rsidRPr="00AB39BF">
        <w:t xml:space="preserve"> Feedback systems that encounter the problem of determin</w:t>
      </w:r>
      <w:r w:rsidR="000A3C39" w:rsidRPr="00AB39BF">
        <w:t>ing the</w:t>
      </w:r>
      <w:r w:rsidR="00720D85" w:rsidRPr="00AB39BF">
        <w:t xml:space="preserve"> appropriate sample size can use our system to notify their users </w:t>
      </w:r>
      <w:r w:rsidR="008D4CE1" w:rsidRPr="00AB39BF">
        <w:t>when it is safe to</w:t>
      </w:r>
      <w:r w:rsidR="00720D85" w:rsidRPr="00AB39BF">
        <w:t xml:space="preserve"> stop </w:t>
      </w:r>
      <w:r w:rsidR="0063299F" w:rsidRPr="00AB39BF">
        <w:t xml:space="preserve">the </w:t>
      </w:r>
      <w:r w:rsidR="00720D85" w:rsidRPr="00AB39BF">
        <w:t>data collection process.</w:t>
      </w:r>
    </w:p>
    <w:p w14:paraId="20F3BDD7" w14:textId="77777777" w:rsidR="008B197E" w:rsidRPr="00AB39BF" w:rsidRDefault="008B197E">
      <w:pPr>
        <w:spacing w:before="120" w:after="0"/>
      </w:pPr>
      <w:r w:rsidRPr="00AB39BF">
        <w:rPr>
          <w:b/>
          <w:sz w:val="24"/>
        </w:rPr>
        <w:t>Categories and Subject Descriptors</w:t>
      </w:r>
    </w:p>
    <w:p w14:paraId="41C69C99" w14:textId="0E88A967" w:rsidR="008B197E" w:rsidRPr="00AB39BF" w:rsidRDefault="008B197E">
      <w:pPr>
        <w:spacing w:after="120"/>
      </w:pPr>
      <w:r w:rsidRPr="00AB39BF">
        <w:t>D.</w:t>
      </w:r>
      <w:r w:rsidR="00E70695" w:rsidRPr="00AB39BF">
        <w:t xml:space="preserve"> H.5.3 [Information Interface and Presentation]: Group and Organization Interfaces -- Evaluation/methodology</w:t>
      </w:r>
    </w:p>
    <w:p w14:paraId="7B727BF6" w14:textId="77777777" w:rsidR="008B197E" w:rsidRPr="00AB39BF" w:rsidRDefault="008B197E">
      <w:pPr>
        <w:spacing w:before="120" w:after="0"/>
      </w:pPr>
      <w:r w:rsidRPr="00AB39BF">
        <w:rPr>
          <w:b/>
          <w:sz w:val="24"/>
        </w:rPr>
        <w:t>General Terms</w:t>
      </w:r>
    </w:p>
    <w:p w14:paraId="720A7929" w14:textId="279D4584" w:rsidR="008B197E" w:rsidRPr="00AB39BF" w:rsidRDefault="00E70695">
      <w:pPr>
        <w:spacing w:after="120"/>
      </w:pPr>
      <w:r w:rsidRPr="00AB39BF">
        <w:t>Crowdsourcing, Data saturation</w:t>
      </w:r>
    </w:p>
    <w:p w14:paraId="16D71036" w14:textId="77777777" w:rsidR="008B197E" w:rsidRPr="00AB39BF" w:rsidRDefault="008B197E">
      <w:pPr>
        <w:spacing w:before="120" w:after="0"/>
      </w:pPr>
      <w:r w:rsidRPr="00AB39BF">
        <w:rPr>
          <w:b/>
          <w:sz w:val="24"/>
        </w:rPr>
        <w:t>Keywords</w:t>
      </w:r>
    </w:p>
    <w:p w14:paraId="539593E6" w14:textId="77777777" w:rsidR="008B197E" w:rsidRPr="00AB39BF" w:rsidRDefault="008B197E">
      <w:pPr>
        <w:spacing w:after="120"/>
      </w:pPr>
      <w:r w:rsidRPr="00AB39BF">
        <w:t>Keywords are your own designated keywords.</w:t>
      </w:r>
    </w:p>
    <w:p w14:paraId="2C57C5CF" w14:textId="77777777" w:rsidR="008B197E" w:rsidRPr="00AB39BF" w:rsidRDefault="008B197E">
      <w:pPr>
        <w:pStyle w:val="Heading1"/>
        <w:spacing w:before="120"/>
        <w:jc w:val="both"/>
      </w:pPr>
      <w:r w:rsidRPr="00AB39BF">
        <w:t>INTRODUCTION</w:t>
      </w:r>
    </w:p>
    <w:p w14:paraId="418DD1DE" w14:textId="27C63A82" w:rsidR="00B31E3B" w:rsidRPr="00AB39BF" w:rsidRDefault="00B31E3B">
      <w:pPr>
        <w:pStyle w:val="BodyTextIndent"/>
        <w:spacing w:after="120"/>
      </w:pPr>
      <w:r w:rsidRPr="00AB39BF">
        <w:t>Crowdsourcing has become a near-ubiquitous technology allowing a requester to have scalable and diverse feedbacks from crowd workers in an efficient way.</w:t>
      </w:r>
      <w:r w:rsidR="00953330" w:rsidRPr="00AB39BF">
        <w:t xml:space="preserve"> Various platforms are designed to leverage crowdsourcing technology for collecting subjective feedback.</w:t>
      </w:r>
      <w:r w:rsidR="005F3151" w:rsidRPr="00AB39BF">
        <w:t xml:space="preserve"> FeedbackArm</w:t>
      </w:r>
      <w:r w:rsidR="00175E7C" w:rsidRPr="00AB39BF">
        <w:t>y</w:t>
      </w:r>
      <w:r w:rsidR="00953330" w:rsidRPr="00AB39BF">
        <w:t xml:space="preserve">[1] claims to receive desired </w:t>
      </w:r>
      <w:r w:rsidR="00081C82" w:rsidRPr="00AB39BF">
        <w:t>quantity</w:t>
      </w:r>
      <w:r w:rsidR="00953330" w:rsidRPr="00AB39BF">
        <w:t xml:space="preserve"> of </w:t>
      </w:r>
      <w:r w:rsidR="005F3151" w:rsidRPr="00AB39BF">
        <w:t>usability test result</w:t>
      </w:r>
      <w:r w:rsidR="00FC685F" w:rsidRPr="00AB39BF">
        <w:t>s</w:t>
      </w:r>
      <w:r w:rsidR="005F3151" w:rsidRPr="00AB39BF">
        <w:t xml:space="preserve"> for website creators in two minutes. UsabilityHub[2] allows users to </w:t>
      </w:r>
      <w:r w:rsidR="00CD462E" w:rsidRPr="00AB39BF">
        <w:t>upload</w:t>
      </w:r>
      <w:r w:rsidR="005F3151" w:rsidRPr="00AB39BF">
        <w:t xml:space="preserve"> their designs or mockups </w:t>
      </w:r>
      <w:r w:rsidR="00CD462E" w:rsidRPr="00AB39BF">
        <w:t xml:space="preserve">and </w:t>
      </w:r>
      <w:r w:rsidR="00953330" w:rsidRPr="00AB39BF">
        <w:t xml:space="preserve">generate the survey page for </w:t>
      </w:r>
      <w:r w:rsidR="00FC685F" w:rsidRPr="00AB39BF">
        <w:t>them</w:t>
      </w:r>
      <w:r w:rsidR="00953330" w:rsidRPr="00AB39BF">
        <w:t xml:space="preserve"> so that they can get critiques from</w:t>
      </w:r>
      <w:r w:rsidR="005F3151" w:rsidRPr="00AB39BF">
        <w:t xml:space="preserve"> real people</w:t>
      </w:r>
      <w:r w:rsidR="00CD462E" w:rsidRPr="00AB39BF">
        <w:t>.</w:t>
      </w:r>
      <w:r w:rsidR="005F3151" w:rsidRPr="00AB39BF">
        <w:t xml:space="preserve"> </w:t>
      </w:r>
      <w:r w:rsidR="00081C82" w:rsidRPr="00AB39BF">
        <w:t>Some platform</w:t>
      </w:r>
      <w:r w:rsidR="009E48C2" w:rsidRPr="00AB39BF">
        <w:t>s</w:t>
      </w:r>
      <w:r w:rsidR="00081C82" w:rsidRPr="00AB39BF">
        <w:t xml:space="preserve"> ask requester to find critics by </w:t>
      </w:r>
      <w:r w:rsidR="00601B22" w:rsidRPr="00AB39BF">
        <w:t>inviting their friends though social network site such as Facebook</w:t>
      </w:r>
      <w:r w:rsidR="00FC685F" w:rsidRPr="00AB39BF">
        <w:t xml:space="preserve">, while </w:t>
      </w:r>
      <w:r w:rsidR="00010F11" w:rsidRPr="00AB39BF">
        <w:t xml:space="preserve">other </w:t>
      </w:r>
      <w:r w:rsidR="00953330" w:rsidRPr="00AB39BF">
        <w:t>platform</w:t>
      </w:r>
      <w:r w:rsidR="00FC685F" w:rsidRPr="00AB39BF">
        <w:t>s</w:t>
      </w:r>
      <w:r w:rsidR="00953330" w:rsidRPr="00AB39BF">
        <w:t xml:space="preserve"> embed </w:t>
      </w:r>
      <w:r w:rsidR="00FC685F" w:rsidRPr="00AB39BF">
        <w:t xml:space="preserve">paid crowdsourcing platform such as </w:t>
      </w:r>
      <w:r w:rsidR="00953330" w:rsidRPr="00AB39BF">
        <w:t xml:space="preserve">Amazon </w:t>
      </w:r>
      <w:bookmarkStart w:id="4" w:name="_GoBack"/>
      <w:bookmarkEnd w:id="4"/>
      <w:r w:rsidR="00953330" w:rsidRPr="00AB39BF">
        <w:t xml:space="preserve">Mechanical Turk </w:t>
      </w:r>
      <w:r w:rsidR="00FC685F" w:rsidRPr="00AB39BF">
        <w:t>to find anonymous workers for their requesters.</w:t>
      </w:r>
      <w:r w:rsidR="00D21B2D" w:rsidRPr="00C12192">
        <w:rPr>
          <w:color w:val="FF0000"/>
          <w:rPrChange w:id="5" w:author="Ha Kyung Kong" w:date="2014-05-13T21:30:00Z">
            <w:rPr/>
          </w:rPrChange>
        </w:rPr>
        <w:t>(what do you mean</w:t>
      </w:r>
      <w:r w:rsidR="009A7893" w:rsidRPr="00C12192">
        <w:rPr>
          <w:color w:val="FF0000"/>
          <w:rPrChange w:id="6" w:author="Ha Kyung Kong" w:date="2014-05-13T21:30:00Z">
            <w:rPr/>
          </w:rPrChange>
        </w:rPr>
        <w:t xml:space="preserve"> by</w:t>
      </w:r>
      <w:r w:rsidR="00D21B2D" w:rsidRPr="00C12192">
        <w:rPr>
          <w:color w:val="FF0000"/>
          <w:rPrChange w:id="7" w:author="Ha Kyung Kong" w:date="2014-05-13T21:30:00Z">
            <w:rPr/>
          </w:rPrChange>
        </w:rPr>
        <w:t xml:space="preserve"> </w:t>
      </w:r>
      <w:r w:rsidR="00E51626" w:rsidRPr="00C12192">
        <w:rPr>
          <w:color w:val="FF0000"/>
          <w:rPrChange w:id="8" w:author="Ha Kyung Kong" w:date="2014-05-13T21:30:00Z">
            <w:rPr/>
          </w:rPrChange>
        </w:rPr>
        <w:t>‘</w:t>
      </w:r>
      <w:r w:rsidR="00D21B2D" w:rsidRPr="00C12192">
        <w:rPr>
          <w:color w:val="FF0000"/>
          <w:rPrChange w:id="9" w:author="Ha Kyung Kong" w:date="2014-05-13T21:30:00Z">
            <w:rPr/>
          </w:rPrChange>
        </w:rPr>
        <w:t>platforms embed other platform</w:t>
      </w:r>
      <w:r w:rsidR="00E51626" w:rsidRPr="00C12192">
        <w:rPr>
          <w:color w:val="FF0000"/>
          <w:rPrChange w:id="10" w:author="Ha Kyung Kong" w:date="2014-05-13T21:30:00Z">
            <w:rPr/>
          </w:rPrChange>
        </w:rPr>
        <w:t>’</w:t>
      </w:r>
      <w:r w:rsidR="00D21B2D" w:rsidRPr="00C12192">
        <w:rPr>
          <w:color w:val="FF0000"/>
          <w:rPrChange w:id="11" w:author="Ha Kyung Kong" w:date="2014-05-13T21:30:00Z">
            <w:rPr/>
          </w:rPrChange>
        </w:rPr>
        <w:t>?)</w:t>
      </w:r>
      <w:r w:rsidR="00FC685F" w:rsidRPr="00C12192">
        <w:rPr>
          <w:color w:val="FF0000"/>
          <w:rPrChange w:id="12" w:author="Ha Kyung Kong" w:date="2014-05-13T21:30:00Z">
            <w:rPr/>
          </w:rPrChange>
        </w:rPr>
        <w:t xml:space="preserve"> </w:t>
      </w:r>
      <w:r w:rsidR="00175E7C" w:rsidRPr="00AB39BF">
        <w:t>Amazon Mechanical Turk</w:t>
      </w:r>
      <w:r w:rsidR="00F66227" w:rsidRPr="00AB39BF">
        <w:t xml:space="preserve"> [3]</w:t>
      </w:r>
      <w:r w:rsidR="00175E7C" w:rsidRPr="00AB39BF">
        <w:t xml:space="preserve"> is a </w:t>
      </w:r>
      <w:r w:rsidRPr="00AB39BF">
        <w:t>famous platform that provides a marketplace for the requesters to publish tasks and for workers to find work opportun</w:t>
      </w:r>
      <w:r w:rsidR="00F66227" w:rsidRPr="00AB39BF">
        <w:t xml:space="preserve">ities. Beyond spreading tedious </w:t>
      </w:r>
      <w:r w:rsidRPr="00AB39BF">
        <w:t>works such as image labeling or text translation, requester</w:t>
      </w:r>
      <w:r w:rsidR="00F66227" w:rsidRPr="00AB39BF">
        <w:t>s</w:t>
      </w:r>
      <w:r w:rsidRPr="00AB39BF">
        <w:t xml:space="preserve"> </w:t>
      </w:r>
      <w:r w:rsidR="00F66227" w:rsidRPr="00AB39BF">
        <w:t xml:space="preserve">are </w:t>
      </w:r>
      <w:r w:rsidRPr="00AB39BF">
        <w:t xml:space="preserve">now </w:t>
      </w:r>
      <w:r w:rsidR="00F66227" w:rsidRPr="00AB39BF">
        <w:t>expecting to collect</w:t>
      </w:r>
      <w:r w:rsidRPr="00AB39BF">
        <w:t xml:space="preserve"> </w:t>
      </w:r>
      <w:r w:rsidR="00F66227" w:rsidRPr="00AB39BF">
        <w:t xml:space="preserve">diverse feedback from crowd workers. Due to the divergent background of </w:t>
      </w:r>
      <w:r w:rsidR="00644FF5" w:rsidRPr="00AB39BF">
        <w:t xml:space="preserve">different </w:t>
      </w:r>
      <w:r w:rsidR="00F66227" w:rsidRPr="00AB39BF">
        <w:t xml:space="preserve">workers, requesters have </w:t>
      </w:r>
      <w:r w:rsidR="009F37C7" w:rsidRPr="00AB39BF">
        <w:t xml:space="preserve">a </w:t>
      </w:r>
      <w:r w:rsidR="00F66227" w:rsidRPr="00AB39BF">
        <w:t xml:space="preserve">chance </w:t>
      </w:r>
      <w:r w:rsidR="009F37C7" w:rsidRPr="00AB39BF">
        <w:t xml:space="preserve">of </w:t>
      </w:r>
      <w:r w:rsidR="00F66227" w:rsidRPr="00AB39BF">
        <w:lastRenderedPageBreak/>
        <w:t>acquir</w:t>
      </w:r>
      <w:r w:rsidR="00193825" w:rsidRPr="00AB39BF">
        <w:t>ing</w:t>
      </w:r>
      <w:r w:rsidR="00F66227" w:rsidRPr="00AB39BF">
        <w:t xml:space="preserve"> popular impression from</w:t>
      </w:r>
      <w:r w:rsidR="00644FF5" w:rsidRPr="00AB39BF">
        <w:t xml:space="preserve"> a reasonable size of</w:t>
      </w:r>
      <w:r w:rsidR="00F66227" w:rsidRPr="00AB39BF">
        <w:t xml:space="preserve"> crowd workers.</w:t>
      </w:r>
    </w:p>
    <w:p w14:paraId="24F3B4B9" w14:textId="3766E854" w:rsidR="005437FE" w:rsidRPr="00AB39BF" w:rsidRDefault="00B31E3B">
      <w:pPr>
        <w:pStyle w:val="BodyTextIndent"/>
        <w:spacing w:after="120"/>
      </w:pPr>
      <w:r w:rsidRPr="00AB39BF">
        <w:t xml:space="preserve">The </w:t>
      </w:r>
      <w:r w:rsidR="00C1516B" w:rsidRPr="00AB39BF">
        <w:t xml:space="preserve">number of feedback </w:t>
      </w:r>
      <w:r w:rsidRPr="00AB39BF">
        <w:t>is a crucial issue</w:t>
      </w:r>
      <w:r w:rsidR="00C1516B" w:rsidRPr="00AB39BF">
        <w:t xml:space="preserve"> when requesters solicit for subjective feedback. Too little feedback</w:t>
      </w:r>
      <w:r w:rsidRPr="00AB39BF">
        <w:t xml:space="preserve"> </w:t>
      </w:r>
      <w:r w:rsidR="00C1516B" w:rsidRPr="00AB39BF">
        <w:t xml:space="preserve">would </w:t>
      </w:r>
      <w:r w:rsidR="004E2689" w:rsidRPr="00AB39BF">
        <w:t xml:space="preserve">result in </w:t>
      </w:r>
      <w:r w:rsidR="00C1516B" w:rsidRPr="00AB39BF">
        <w:t>miss</w:t>
      </w:r>
      <w:r w:rsidR="004E2689" w:rsidRPr="00AB39BF">
        <w:t>ing</w:t>
      </w:r>
      <w:r w:rsidR="00C1516B" w:rsidRPr="00AB39BF">
        <w:t xml:space="preserve"> a portion of viewpoints from general public while too much feedback results in a waste of time and money.</w:t>
      </w:r>
      <w:r w:rsidR="009902CE" w:rsidRPr="00AB39BF">
        <w:t xml:space="preserve"> </w:t>
      </w:r>
      <w:r w:rsidR="00912462" w:rsidRPr="00AB39BF">
        <w:t xml:space="preserve">However, guidelines for determining the sample sizes for qualitative survey are virtually nonexistent. </w:t>
      </w:r>
      <w:r w:rsidR="00316342" w:rsidRPr="00AB39BF">
        <w:t xml:space="preserve">In current crowdsourcing platforms, </w:t>
      </w:r>
      <w:r w:rsidR="00037E58" w:rsidRPr="00AB39BF">
        <w:t>system</w:t>
      </w:r>
      <w:r w:rsidR="00EE4742" w:rsidRPr="00AB39BF">
        <w:t>s</w:t>
      </w:r>
      <w:r w:rsidR="00037E58" w:rsidRPr="00AB39BF">
        <w:t xml:space="preserve"> </w:t>
      </w:r>
      <w:r w:rsidR="007B3113" w:rsidRPr="00AB39BF">
        <w:t>try to alleviate</w:t>
      </w:r>
      <w:r w:rsidR="00037E58" w:rsidRPr="00AB39BF">
        <w:t xml:space="preserve"> </w:t>
      </w:r>
      <w:r w:rsidR="00EE4742" w:rsidRPr="00AB39BF">
        <w:t>such</w:t>
      </w:r>
      <w:r w:rsidR="00037E58" w:rsidRPr="00AB39BF">
        <w:t xml:space="preserve"> problem</w:t>
      </w:r>
      <w:r w:rsidR="00EE268D" w:rsidRPr="00AB39BF">
        <w:t>s</w:t>
      </w:r>
      <w:r w:rsidR="00037E58" w:rsidRPr="00AB39BF">
        <w:t xml:space="preserve"> by asking </w:t>
      </w:r>
      <w:r w:rsidR="00EE4742" w:rsidRPr="00AB39BF">
        <w:t>requesters</w:t>
      </w:r>
      <w:r w:rsidR="00316342" w:rsidRPr="00AB39BF">
        <w:t xml:space="preserve"> </w:t>
      </w:r>
      <w:r w:rsidR="00EE4742" w:rsidRPr="00AB39BF">
        <w:t>to decide</w:t>
      </w:r>
      <w:r w:rsidR="00316342" w:rsidRPr="00AB39BF">
        <w:t xml:space="preserve"> the number</w:t>
      </w:r>
      <w:r w:rsidR="00525B37" w:rsidRPr="00AB39BF">
        <w:t xml:space="preserve"> of feedback</w:t>
      </w:r>
      <w:r w:rsidR="00316342" w:rsidRPr="00AB39BF">
        <w:t xml:space="preserve"> </w:t>
      </w:r>
      <w:r w:rsidR="00EE4742" w:rsidRPr="00AB39BF">
        <w:t>by themselves</w:t>
      </w:r>
      <w:r w:rsidR="00316342" w:rsidRPr="00AB39BF">
        <w:t xml:space="preserve">. However, </w:t>
      </w:r>
      <w:r w:rsidR="00EE4742" w:rsidRPr="00AB39BF">
        <w:t xml:space="preserve">users do not have a good sense </w:t>
      </w:r>
      <w:r w:rsidR="007D2DF5" w:rsidRPr="00AB39BF">
        <w:t>of what the appropriate number of feedback is</w:t>
      </w:r>
      <w:r w:rsidR="00EE4742" w:rsidRPr="00AB39BF">
        <w:t xml:space="preserve">. Our first experiment shows </w:t>
      </w:r>
      <w:r w:rsidR="00836AE9" w:rsidRPr="00AB39BF">
        <w:t xml:space="preserve">that </w:t>
      </w:r>
      <w:r w:rsidR="00EE4742" w:rsidRPr="00AB39BF">
        <w:t xml:space="preserve">the variance of desired number of </w:t>
      </w:r>
      <w:r w:rsidR="005437FE" w:rsidRPr="00AB39BF">
        <w:t xml:space="preserve">subjective </w:t>
      </w:r>
      <w:r w:rsidR="00EE4742" w:rsidRPr="00AB39BF">
        <w:t>feedback</w:t>
      </w:r>
      <w:r w:rsidR="00C1710E" w:rsidRPr="00AB39BF">
        <w:t xml:space="preserve"> among different people</w:t>
      </w:r>
      <w:r w:rsidR="00EE4742" w:rsidRPr="00AB39BF">
        <w:t xml:space="preserve"> is </w:t>
      </w:r>
      <w:r w:rsidR="00C1710E" w:rsidRPr="00AB39BF">
        <w:t>incredibly</w:t>
      </w:r>
      <w:r w:rsidR="00EE4742" w:rsidRPr="00AB39BF">
        <w:t xml:space="preserve"> large</w:t>
      </w:r>
      <w:r w:rsidR="00C1710E" w:rsidRPr="00AB39BF">
        <w:t xml:space="preserve">, which </w:t>
      </w:r>
      <w:r w:rsidR="007F510F" w:rsidRPr="00AB39BF">
        <w:t xml:space="preserve">confirms </w:t>
      </w:r>
      <w:r w:rsidR="00EE4742" w:rsidRPr="00AB39BF">
        <w:t xml:space="preserve">the </w:t>
      </w:r>
      <w:r w:rsidR="00CE2E35" w:rsidRPr="00AB39BF">
        <w:t xml:space="preserve">difficulty </w:t>
      </w:r>
      <w:r w:rsidR="00C1710E" w:rsidRPr="00AB39BF">
        <w:t xml:space="preserve">of determining the number of feedback. Most people claim that they want to get as </w:t>
      </w:r>
      <w:r w:rsidR="005437FE" w:rsidRPr="00AB39BF">
        <w:t>much</w:t>
      </w:r>
      <w:r w:rsidR="00C1710E" w:rsidRPr="00AB39BF">
        <w:t xml:space="preserve"> </w:t>
      </w:r>
      <w:r w:rsidR="005437FE" w:rsidRPr="00AB39BF">
        <w:t>feedback</w:t>
      </w:r>
      <w:r w:rsidR="00C1710E" w:rsidRPr="00AB39BF">
        <w:t xml:space="preserve"> </w:t>
      </w:r>
      <w:r w:rsidR="00DD10F2" w:rsidRPr="00AB39BF">
        <w:t xml:space="preserve">as possible </w:t>
      </w:r>
      <w:r w:rsidR="00C1710E" w:rsidRPr="00AB39BF">
        <w:t xml:space="preserve">to </w:t>
      </w:r>
      <w:r w:rsidR="00DD10F2" w:rsidRPr="00AB39BF">
        <w:t>collect all the possible ideas</w:t>
      </w:r>
      <w:r w:rsidR="00C1710E" w:rsidRPr="00AB39BF">
        <w:t xml:space="preserve"> generated by </w:t>
      </w:r>
      <w:r w:rsidR="00007848" w:rsidRPr="00AB39BF">
        <w:t xml:space="preserve">the </w:t>
      </w:r>
      <w:r w:rsidR="00C1710E" w:rsidRPr="00AB39BF">
        <w:t xml:space="preserve">public. However, the more feedback the requesters collect from paid workers, the more money they have to pay. Even for those requesters who invite their friends for free answers, more data </w:t>
      </w:r>
      <w:r w:rsidR="00622D17" w:rsidRPr="00AB39BF">
        <w:t xml:space="preserve">requires </w:t>
      </w:r>
      <w:r w:rsidR="00C1710E" w:rsidRPr="00AB39BF">
        <w:t>a l</w:t>
      </w:r>
      <w:r w:rsidR="005437FE" w:rsidRPr="00AB39BF">
        <w:t>onger data collection time. To overcome this problem</w:t>
      </w:r>
      <w:r w:rsidR="00C1710E" w:rsidRPr="00AB39BF">
        <w:t xml:space="preserve">, </w:t>
      </w:r>
      <w:r w:rsidR="005437FE" w:rsidRPr="00AB39BF">
        <w:t>we design</w:t>
      </w:r>
      <w:r w:rsidR="006B0624" w:rsidRPr="00AB39BF">
        <w:t>ed</w:t>
      </w:r>
      <w:r w:rsidR="005437FE" w:rsidRPr="00AB39BF">
        <w:t xml:space="preserve"> a novel system to minimize</w:t>
      </w:r>
      <w:r w:rsidR="00C1710E" w:rsidRPr="00AB39BF">
        <w:t xml:space="preserve"> </w:t>
      </w:r>
      <w:r w:rsidR="005437FE" w:rsidRPr="00AB39BF">
        <w:t>the number of feedback</w:t>
      </w:r>
      <w:r w:rsidR="00C1710E" w:rsidRPr="00AB39BF">
        <w:t xml:space="preserve"> while acquiring representative results</w:t>
      </w:r>
      <w:r w:rsidR="005437FE" w:rsidRPr="00AB39BF">
        <w:t xml:space="preserve"> from </w:t>
      </w:r>
      <w:r w:rsidR="002D00D0" w:rsidRPr="00AB39BF">
        <w:t>the</w:t>
      </w:r>
      <w:r w:rsidR="005C66A0" w:rsidRPr="00AB39BF">
        <w:t xml:space="preserve"> </w:t>
      </w:r>
      <w:r w:rsidR="005437FE" w:rsidRPr="00AB39BF">
        <w:t>crowd workers.</w:t>
      </w:r>
      <w:r w:rsidR="00AF702C" w:rsidRPr="00AB39BF">
        <w:t xml:space="preserve"> </w:t>
      </w:r>
    </w:p>
    <w:p w14:paraId="1B0A001A" w14:textId="53EBF703" w:rsidR="00420981" w:rsidRPr="00AB39BF" w:rsidRDefault="00AF702C">
      <w:pPr>
        <w:pStyle w:val="BodyTextIndent"/>
        <w:spacing w:after="120"/>
      </w:pPr>
      <w:r w:rsidRPr="00AB39BF">
        <w:t xml:space="preserve">Minimizing the number of feedback </w:t>
      </w:r>
      <w:r w:rsidR="003C678C" w:rsidRPr="00AB39BF">
        <w:t>is a</w:t>
      </w:r>
      <w:r w:rsidR="00C1710E" w:rsidRPr="00AB39BF">
        <w:t xml:space="preserve"> </w:t>
      </w:r>
      <w:r w:rsidRPr="00AB39BF">
        <w:t>popular</w:t>
      </w:r>
      <w:r w:rsidR="00957DC6" w:rsidRPr="00AB39BF">
        <w:t xml:space="preserve"> issue in paid crowdsourcing technology</w:t>
      </w:r>
      <w:r w:rsidR="00C1710E" w:rsidRPr="00AB39BF">
        <w:t>.</w:t>
      </w:r>
      <w:r w:rsidRPr="00AB39BF">
        <w:t xml:space="preserve"> </w:t>
      </w:r>
      <w:r w:rsidR="00E03A92" w:rsidRPr="00AB39BF">
        <w:t xml:space="preserve">Requesters are </w:t>
      </w:r>
      <w:r w:rsidR="002F2FF9" w:rsidRPr="00AB39BF">
        <w:t xml:space="preserve">not pleased </w:t>
      </w:r>
      <w:r w:rsidR="00D95B81" w:rsidRPr="00AB39BF">
        <w:t>when</w:t>
      </w:r>
      <w:r w:rsidR="00E03A92" w:rsidRPr="00AB39BF">
        <w:t xml:space="preserve"> they pay for undesired feedback. Moreover, meaningless feedback disturbs data analysis</w:t>
      </w:r>
      <w:r w:rsidR="00B665B4" w:rsidRPr="00AB39BF">
        <w:t xml:space="preserve"> by adding noise to the result</w:t>
      </w:r>
      <w:r w:rsidR="00E03A92" w:rsidRPr="00AB39BF">
        <w:t xml:space="preserve">. </w:t>
      </w:r>
      <w:r w:rsidR="00BD182C" w:rsidRPr="00AB39BF">
        <w:t>Detecting the r</w:t>
      </w:r>
      <w:r w:rsidR="00C1710E" w:rsidRPr="00AB39BF">
        <w:t xml:space="preserve">eliability of individual feedback </w:t>
      </w:r>
      <w:r w:rsidR="00BD182C" w:rsidRPr="00AB39BF">
        <w:t>is one approach</w:t>
      </w:r>
      <w:r w:rsidR="006C37F2" w:rsidRPr="00AB39BF">
        <w:t xml:space="preserve"> </w:t>
      </w:r>
      <w:r w:rsidR="00BD182C" w:rsidRPr="00AB39BF">
        <w:t xml:space="preserve">to reduce undesired expense </w:t>
      </w:r>
      <w:r w:rsidR="006C37F2" w:rsidRPr="00AB39BF">
        <w:t>[4][5]</w:t>
      </w:r>
      <w:r w:rsidR="00C1710E" w:rsidRPr="00AB39BF">
        <w:t>. Researchers</w:t>
      </w:r>
      <w:r w:rsidR="00DF583B" w:rsidRPr="00AB39BF">
        <w:t xml:space="preserve"> have</w:t>
      </w:r>
      <w:r w:rsidR="00C1710E" w:rsidRPr="00AB39BF">
        <w:t xml:space="preserve"> investi</w:t>
      </w:r>
      <w:r w:rsidR="00BD182C" w:rsidRPr="00AB39BF">
        <w:t>gate</w:t>
      </w:r>
      <w:r w:rsidR="00DF583B" w:rsidRPr="00AB39BF">
        <w:t>d</w:t>
      </w:r>
      <w:r w:rsidR="00BD182C" w:rsidRPr="00AB39BF">
        <w:t xml:space="preserve"> various approaches to avoid </w:t>
      </w:r>
      <w:r w:rsidR="00C1710E" w:rsidRPr="00AB39BF">
        <w:t xml:space="preserve">spammer so that requesters can </w:t>
      </w:r>
      <w:r w:rsidR="00BD182C" w:rsidRPr="00AB39BF">
        <w:t xml:space="preserve">reject </w:t>
      </w:r>
      <w:r w:rsidR="00C1710E" w:rsidRPr="00AB39BF">
        <w:t xml:space="preserve">meaningless feedbacks. </w:t>
      </w:r>
      <w:r w:rsidR="00FE1356" w:rsidRPr="00AB39BF">
        <w:t>In addition to</w:t>
      </w:r>
      <w:r w:rsidR="00E03A92" w:rsidRPr="00AB39BF">
        <w:t xml:space="preserve"> </w:t>
      </w:r>
      <w:r w:rsidR="00FE1356" w:rsidRPr="00AB39BF">
        <w:t xml:space="preserve">passively </w:t>
      </w:r>
      <w:r w:rsidR="00996C4A" w:rsidRPr="00AB39BF">
        <w:t>removing undesired data</w:t>
      </w:r>
      <w:r w:rsidR="00E03A92" w:rsidRPr="00AB39BF">
        <w:t xml:space="preserve">, </w:t>
      </w:r>
      <w:r w:rsidR="00FE1356" w:rsidRPr="00AB39BF">
        <w:t xml:space="preserve">actively </w:t>
      </w:r>
      <w:r w:rsidR="00E03A92" w:rsidRPr="00AB39BF">
        <w:t>stop</w:t>
      </w:r>
      <w:r w:rsidR="00053B9B" w:rsidRPr="00AB39BF">
        <w:t xml:space="preserve">ping the </w:t>
      </w:r>
      <w:r w:rsidR="00E03A92" w:rsidRPr="00AB39BF">
        <w:t xml:space="preserve">collecting </w:t>
      </w:r>
      <w:r w:rsidR="00053B9B" w:rsidRPr="00AB39BF">
        <w:t xml:space="preserve">of </w:t>
      </w:r>
      <w:r w:rsidR="00996C4A" w:rsidRPr="00AB39BF">
        <w:t>new</w:t>
      </w:r>
      <w:r w:rsidR="00E03A92" w:rsidRPr="00AB39BF">
        <w:t xml:space="preserve"> data is another approach</w:t>
      </w:r>
      <w:r w:rsidR="00996C4A" w:rsidRPr="00AB39BF">
        <w:t xml:space="preserve"> to minimize the payment</w:t>
      </w:r>
      <w:r w:rsidR="00E03A92" w:rsidRPr="00AB39BF">
        <w:t>.</w:t>
      </w:r>
      <w:r w:rsidR="00097CED" w:rsidRPr="00AB39BF">
        <w:t xml:space="preserve"> </w:t>
      </w:r>
      <w:r w:rsidR="00DB0280" w:rsidRPr="00AB39BF">
        <w:t>Guest G.</w:t>
      </w:r>
      <w:r w:rsidR="00FE1356" w:rsidRPr="00AB39BF">
        <w:t xml:space="preserve"> [6] </w:t>
      </w:r>
      <w:r w:rsidR="00FE1356" w:rsidRPr="00AB39BF">
        <w:rPr>
          <w:i/>
        </w:rPr>
        <w:t>et al</w:t>
      </w:r>
      <w:r w:rsidR="00912462" w:rsidRPr="00AB39BF">
        <w:t xml:space="preserve"> present the idea of data saturation when determining the sample size for qualitative interviews</w:t>
      </w:r>
      <w:r w:rsidR="007E1C7B" w:rsidRPr="00AB39BF">
        <w:t>.</w:t>
      </w:r>
      <w:r w:rsidR="00912462" w:rsidRPr="00AB39BF">
        <w:t xml:space="preserve"> They define</w:t>
      </w:r>
      <w:r w:rsidR="007E1C7B" w:rsidRPr="00AB39BF">
        <w:t xml:space="preserve"> </w:t>
      </w:r>
      <w:r w:rsidR="00912462" w:rsidRPr="00AB39BF">
        <w:t>the concept of “saturation” as the point at which no new information or themes are observed in the data.</w:t>
      </w:r>
      <w:r w:rsidR="00420981" w:rsidRPr="00AB39BF">
        <w:t xml:space="preserve"> </w:t>
      </w:r>
      <w:r w:rsidR="007E221B" w:rsidRPr="00AB39BF">
        <w:t>Similarly</w:t>
      </w:r>
      <w:r w:rsidR="00420981" w:rsidRPr="00AB39BF">
        <w:t xml:space="preserve">, we </w:t>
      </w:r>
      <w:r w:rsidR="00C1710E" w:rsidRPr="00AB39BF">
        <w:t xml:space="preserve">define </w:t>
      </w:r>
      <w:r w:rsidR="00420981" w:rsidRPr="00AB39BF">
        <w:t>“</w:t>
      </w:r>
      <w:r w:rsidR="00C1710E" w:rsidRPr="00AB39BF">
        <w:t xml:space="preserve">data </w:t>
      </w:r>
      <w:r w:rsidR="00420981" w:rsidRPr="00AB39BF">
        <w:t>saturation”</w:t>
      </w:r>
      <w:r w:rsidR="00C1710E" w:rsidRPr="00AB39BF">
        <w:t xml:space="preserve"> </w:t>
      </w:r>
      <w:r w:rsidR="00420981" w:rsidRPr="00AB39BF">
        <w:t>a</w:t>
      </w:r>
      <w:r w:rsidR="007E221B" w:rsidRPr="00AB39BF">
        <w:t xml:space="preserve">s </w:t>
      </w:r>
      <w:r w:rsidR="00420981" w:rsidRPr="00AB39BF">
        <w:t>the point at which new feedback</w:t>
      </w:r>
      <w:r w:rsidR="00C1710E" w:rsidRPr="00AB39BF">
        <w:t xml:space="preserve"> provide</w:t>
      </w:r>
      <w:r w:rsidR="00420981" w:rsidRPr="00AB39BF">
        <w:t>s</w:t>
      </w:r>
      <w:r w:rsidR="00C1710E" w:rsidRPr="00AB39BF">
        <w:t xml:space="preserve"> no additional information </w:t>
      </w:r>
      <w:r w:rsidR="007E221B" w:rsidRPr="00AB39BF">
        <w:t xml:space="preserve">compared </w:t>
      </w:r>
      <w:r w:rsidR="00420981" w:rsidRPr="00AB39BF">
        <w:t>to earlier feedback</w:t>
      </w:r>
      <w:r w:rsidR="00C1710E" w:rsidRPr="00AB39BF">
        <w:t xml:space="preserve">. </w:t>
      </w:r>
      <w:r w:rsidR="00420981" w:rsidRPr="00AB39BF">
        <w:t>Our second experiments show th</w:t>
      </w:r>
      <w:r w:rsidR="00EF05FA" w:rsidRPr="00AB39BF">
        <w:t>at</w:t>
      </w:r>
      <w:r w:rsidR="00D56EF0" w:rsidRPr="00AB39BF">
        <w:t>, for</w:t>
      </w:r>
      <w:r w:rsidR="00EF05FA" w:rsidRPr="00AB39BF">
        <w:t xml:space="preserve"> some survey questions, </w:t>
      </w:r>
      <w:r w:rsidR="00420981" w:rsidRPr="00AB39BF">
        <w:t xml:space="preserve">the point of saturation </w:t>
      </w:r>
      <w:r w:rsidR="00EF05FA" w:rsidRPr="00AB39BF">
        <w:t>occurs</w:t>
      </w:r>
      <w:r w:rsidR="00420981" w:rsidRPr="00AB39BF">
        <w:t xml:space="preserve"> </w:t>
      </w:r>
      <w:r w:rsidR="00EF05FA" w:rsidRPr="00AB39BF">
        <w:t>before</w:t>
      </w:r>
      <w:r w:rsidR="00420981" w:rsidRPr="00AB39BF">
        <w:t xml:space="preserve"> </w:t>
      </w:r>
      <w:r w:rsidR="00EF05FA" w:rsidRPr="00AB39BF">
        <w:t xml:space="preserve">the end of data collection, indicating </w:t>
      </w:r>
      <w:r w:rsidR="00A71475" w:rsidRPr="00AB39BF">
        <w:t xml:space="preserve">that </w:t>
      </w:r>
      <w:r w:rsidR="00EF05FA" w:rsidRPr="00AB39BF">
        <w:t xml:space="preserve">the data </w:t>
      </w:r>
      <w:r w:rsidR="00124582" w:rsidRPr="00AB39BF">
        <w:t xml:space="preserve">that </w:t>
      </w:r>
      <w:r w:rsidR="00EF05FA" w:rsidRPr="00AB39BF">
        <w:t>comes after the saturation point waste</w:t>
      </w:r>
      <w:r w:rsidR="00B02D3E" w:rsidRPr="00AB39BF">
        <w:t>s</w:t>
      </w:r>
      <w:r w:rsidR="00EF05FA" w:rsidRPr="00AB39BF">
        <w:t xml:space="preserve"> time and money </w:t>
      </w:r>
      <w:r w:rsidR="00AB76DC" w:rsidRPr="00AB39BF">
        <w:t xml:space="preserve">to </w:t>
      </w:r>
      <w:r w:rsidR="00EF05FA" w:rsidRPr="00AB39BF">
        <w:t>some degree.</w:t>
      </w:r>
    </w:p>
    <w:p w14:paraId="1413D95B" w14:textId="1C0C2CB6" w:rsidR="00240CB2" w:rsidRPr="00AB39BF" w:rsidRDefault="00EE4742">
      <w:pPr>
        <w:pStyle w:val="BodyTextIndent"/>
        <w:spacing w:after="120"/>
      </w:pPr>
      <w:r w:rsidRPr="00AB39BF">
        <w:t xml:space="preserve">We </w:t>
      </w:r>
      <w:r w:rsidR="0041319F" w:rsidRPr="00AB39BF">
        <w:t xml:space="preserve">observed </w:t>
      </w:r>
      <w:r w:rsidR="00B719A4" w:rsidRPr="00AB39BF">
        <w:t xml:space="preserve">the pattern of data saturation </w:t>
      </w:r>
      <w:r w:rsidR="008011C4" w:rsidRPr="00AB39BF">
        <w:t xml:space="preserve">over time </w:t>
      </w:r>
      <w:r w:rsidR="00B719A4" w:rsidRPr="00AB39BF">
        <w:t xml:space="preserve">by studying the feedback </w:t>
      </w:r>
      <w:r w:rsidR="009D4789" w:rsidRPr="00AB39BF">
        <w:t>of</w:t>
      </w:r>
      <w:r w:rsidR="008011C4" w:rsidRPr="00AB39BF">
        <w:t xml:space="preserve"> </w:t>
      </w:r>
      <w:r w:rsidR="00B719A4" w:rsidRPr="00AB39BF">
        <w:t>Kickstarter project</w:t>
      </w:r>
      <w:r w:rsidR="008011C4" w:rsidRPr="00AB39BF">
        <w:t>s</w:t>
      </w:r>
      <w:r w:rsidR="00B719A4" w:rsidRPr="00AB39BF">
        <w:t xml:space="preserve"> </w:t>
      </w:r>
      <w:r w:rsidR="009D4789" w:rsidRPr="00AB39BF">
        <w:t xml:space="preserve">collected from </w:t>
      </w:r>
      <w:r w:rsidR="00B719A4" w:rsidRPr="00AB39BF">
        <w:t>Amazon Mechanical Turk</w:t>
      </w:r>
      <w:r w:rsidRPr="00AB39BF">
        <w:t>.</w:t>
      </w:r>
      <w:r w:rsidR="00B719A4" w:rsidRPr="00AB39BF">
        <w:t xml:space="preserve"> </w:t>
      </w:r>
      <w:r w:rsidR="009D4789" w:rsidRPr="00AB39BF">
        <w:t xml:space="preserve">We put </w:t>
      </w:r>
      <w:r w:rsidR="00DC42EC" w:rsidRPr="00AB39BF">
        <w:t xml:space="preserve">a </w:t>
      </w:r>
      <w:r w:rsidR="009D4789" w:rsidRPr="00AB39BF">
        <w:t>simplified Kickstarter project page along with surv</w:t>
      </w:r>
      <w:r w:rsidR="008011C4" w:rsidRPr="00AB39BF">
        <w:t xml:space="preserve">ey questions </w:t>
      </w:r>
      <w:r w:rsidR="00985FC6" w:rsidRPr="00AB39BF">
        <w:t>on</w:t>
      </w:r>
      <w:r w:rsidR="008011C4" w:rsidRPr="00AB39BF">
        <w:t xml:space="preserve"> Mechanical Turk. W</w:t>
      </w:r>
      <w:r w:rsidR="009D4789" w:rsidRPr="00AB39BF">
        <w:t xml:space="preserve">orkers </w:t>
      </w:r>
      <w:r w:rsidR="009D4789" w:rsidRPr="00AB39BF">
        <w:lastRenderedPageBreak/>
        <w:t>who select</w:t>
      </w:r>
      <w:r w:rsidR="007038ED" w:rsidRPr="00AB39BF">
        <w:t>ed</w:t>
      </w:r>
      <w:r w:rsidR="009D4789" w:rsidRPr="00AB39BF">
        <w:t xml:space="preserve"> the HIT </w:t>
      </w:r>
      <w:r w:rsidR="00850E48" w:rsidRPr="00AB39BF">
        <w:t xml:space="preserve">had to </w:t>
      </w:r>
      <w:r w:rsidR="009D4789" w:rsidRPr="00AB39BF">
        <w:t xml:space="preserve">answer three questions based on the project page provided in the HIT. </w:t>
      </w:r>
      <w:r w:rsidR="008011C4" w:rsidRPr="00AB39BF">
        <w:t xml:space="preserve">The main contribution of this work is </w:t>
      </w:r>
      <w:r w:rsidR="00AE5B4A" w:rsidRPr="00AB39BF">
        <w:t>four</w:t>
      </w:r>
      <w:r w:rsidR="008011C4" w:rsidRPr="00AB39BF">
        <w:t>-fold. First, we design</w:t>
      </w:r>
      <w:r w:rsidR="009A0DAF" w:rsidRPr="00AB39BF">
        <w:t>ed</w:t>
      </w:r>
      <w:r w:rsidR="008011C4" w:rsidRPr="00AB39BF">
        <w:t xml:space="preserve"> an interface for</w:t>
      </w:r>
      <w:r w:rsidR="00A1551C" w:rsidRPr="00AB39BF">
        <w:t xml:space="preserve"> a</w:t>
      </w:r>
      <w:r w:rsidR="008011C4" w:rsidRPr="00AB39BF">
        <w:t xml:space="preserve"> Kickstarter project creator to easily post </w:t>
      </w:r>
      <w:r w:rsidR="00126254" w:rsidRPr="00AB39BF">
        <w:t xml:space="preserve">his </w:t>
      </w:r>
      <w:r w:rsidR="008011C4" w:rsidRPr="00AB39BF">
        <w:t xml:space="preserve">project page on </w:t>
      </w:r>
      <w:r w:rsidR="00AE5B4A" w:rsidRPr="00AB39BF">
        <w:t>Amazon Mechanical Turk</w:t>
      </w:r>
      <w:r w:rsidR="008011C4" w:rsidRPr="00AB39BF">
        <w:t>. Second, we visualize</w:t>
      </w:r>
      <w:r w:rsidR="00697C8B" w:rsidRPr="00AB39BF">
        <w:t>d</w:t>
      </w:r>
      <w:r w:rsidR="008011C4" w:rsidRPr="00AB39BF">
        <w:t xml:space="preserve"> t</w:t>
      </w:r>
      <w:r w:rsidR="00AE5B4A" w:rsidRPr="00AB39BF">
        <w:t xml:space="preserve">he data saturation pattern </w:t>
      </w:r>
      <w:r w:rsidR="008011C4" w:rsidRPr="00AB39BF">
        <w:t xml:space="preserve">for </w:t>
      </w:r>
      <w:r w:rsidR="00AE5B4A" w:rsidRPr="00AB39BF">
        <w:t>project creator</w:t>
      </w:r>
      <w:r w:rsidR="008011C4" w:rsidRPr="00AB39BF">
        <w:t xml:space="preserve"> in multiple </w:t>
      </w:r>
      <w:r w:rsidR="00AE5B4A" w:rsidRPr="00AB39BF">
        <w:t>viewpoints. Third, the saturation analysis not only provides the degree of saturation at each point but also give</w:t>
      </w:r>
      <w:r w:rsidR="009D63E1" w:rsidRPr="00AB39BF">
        <w:t>s a</w:t>
      </w:r>
      <w:r w:rsidR="00AE5B4A" w:rsidRPr="00AB39BF">
        <w:t xml:space="preserve"> summary of feedback among crowd worker</w:t>
      </w:r>
      <w:r w:rsidR="00F5686C" w:rsidRPr="00AB39BF">
        <w:t>s</w:t>
      </w:r>
      <w:r w:rsidR="00AE5B4A" w:rsidRPr="00AB39BF">
        <w:t>. Finally, our system can be applied to any feedback system</w:t>
      </w:r>
      <w:r w:rsidR="00EE08DB" w:rsidRPr="00AB39BF">
        <w:t>,</w:t>
      </w:r>
      <w:r w:rsidR="00AE5B4A" w:rsidRPr="00AB39BF">
        <w:t xml:space="preserve"> particular</w:t>
      </w:r>
      <w:r w:rsidR="003F1EBB" w:rsidRPr="00AB39BF">
        <w:t xml:space="preserve">ly </w:t>
      </w:r>
      <w:r w:rsidR="00AE5B4A" w:rsidRPr="00AB39BF">
        <w:t>those</w:t>
      </w:r>
      <w:r w:rsidR="003F1EBB" w:rsidRPr="00AB39BF">
        <w:t xml:space="preserve"> with</w:t>
      </w:r>
      <w:r w:rsidR="0003356E" w:rsidRPr="00AB39BF">
        <w:t xml:space="preserve"> a</w:t>
      </w:r>
      <w:r w:rsidR="00AE5B4A" w:rsidRPr="00AB39BF">
        <w:t xml:space="preserve"> paid system. Requesters can make a</w:t>
      </w:r>
      <w:r w:rsidR="007C232D" w:rsidRPr="00AB39BF">
        <w:t xml:space="preserve"> </w:t>
      </w:r>
      <w:r w:rsidR="00AE5B4A" w:rsidRPr="00AB39BF">
        <w:t xml:space="preserve">decision to stop collecting new data </w:t>
      </w:r>
      <w:r w:rsidR="007C232D" w:rsidRPr="00AB39BF">
        <w:t xml:space="preserve">early </w:t>
      </w:r>
      <w:r w:rsidR="00AE5B4A" w:rsidRPr="00AB39BF">
        <w:t>once they feel satisfied</w:t>
      </w:r>
      <w:r w:rsidR="00240CB2" w:rsidRPr="00AB39BF">
        <w:t xml:space="preserve"> by existing data.</w:t>
      </w:r>
    </w:p>
    <w:p w14:paraId="126C534C" w14:textId="3A0A0EB5" w:rsidR="009B5E50" w:rsidRPr="00AB39BF" w:rsidRDefault="009B5E50">
      <w:pPr>
        <w:pStyle w:val="BodyTextIndent"/>
        <w:spacing w:after="120"/>
        <w:ind w:firstLine="284"/>
      </w:pPr>
      <w:r w:rsidRPr="00AB39BF">
        <w:t xml:space="preserve">To the best of our knowledge, there has not been prior research examining data saturation throughout data collection process </w:t>
      </w:r>
      <w:r w:rsidR="007E0962" w:rsidRPr="00AB39BF">
        <w:t xml:space="preserve">using </w:t>
      </w:r>
      <w:r w:rsidRPr="00AB39BF">
        <w:t>crowdsourcing technology. We therefore designed our study to answer three research questions.</w:t>
      </w:r>
      <w:r w:rsidR="00885D18" w:rsidRPr="00AB39BF">
        <w:t xml:space="preserve"> </w:t>
      </w:r>
      <w:r w:rsidRPr="00AB39BF">
        <w:rPr>
          <w:i/>
        </w:rPr>
        <w:t>RQ1</w:t>
      </w:r>
      <w:r w:rsidRPr="00AB39BF">
        <w:t xml:space="preserve"> How do people decide the number of </w:t>
      </w:r>
      <w:r w:rsidR="00885D18" w:rsidRPr="00AB39BF">
        <w:t xml:space="preserve">subjective feedback </w:t>
      </w:r>
      <w:r w:rsidR="007234B9" w:rsidRPr="00AB39BF">
        <w:t xml:space="preserve">when </w:t>
      </w:r>
      <w:r w:rsidRPr="00AB39BF">
        <w:t>they collect data from MTurk?</w:t>
      </w:r>
      <w:r w:rsidR="00885D18" w:rsidRPr="00AB39BF">
        <w:t xml:space="preserve"> </w:t>
      </w:r>
      <w:r w:rsidRPr="00AB39BF">
        <w:rPr>
          <w:i/>
        </w:rPr>
        <w:t>RQ2a</w:t>
      </w:r>
      <w:r w:rsidRPr="00AB39BF">
        <w:t xml:space="preserve">: </w:t>
      </w:r>
      <w:r w:rsidR="00885D18" w:rsidRPr="00AB39BF">
        <w:t xml:space="preserve">Is there </w:t>
      </w:r>
      <w:r w:rsidR="007234B9" w:rsidRPr="00AB39BF">
        <w:t xml:space="preserve">a </w:t>
      </w:r>
      <w:r w:rsidR="00885D18" w:rsidRPr="00AB39BF">
        <w:t>saturation pattern on sequential feedback data</w:t>
      </w:r>
      <w:r w:rsidRPr="00AB39BF">
        <w:t>?</w:t>
      </w:r>
      <w:r w:rsidR="00885D18" w:rsidRPr="00AB39BF">
        <w:t xml:space="preserve"> </w:t>
      </w:r>
      <w:r w:rsidRPr="00AB39BF">
        <w:rPr>
          <w:i/>
        </w:rPr>
        <w:t>RQ2b</w:t>
      </w:r>
      <w:r w:rsidRPr="00AB39BF">
        <w:t xml:space="preserve">: Does the user-defined number match the </w:t>
      </w:r>
      <w:r w:rsidR="00885D18" w:rsidRPr="00AB39BF">
        <w:t>point of saturation</w:t>
      </w:r>
      <w:r w:rsidRPr="00AB39BF">
        <w:t>?</w:t>
      </w:r>
      <w:r w:rsidR="00885D18" w:rsidRPr="00AB39BF">
        <w:t xml:space="preserve"> </w:t>
      </w:r>
      <w:r w:rsidRPr="00AB39BF">
        <w:rPr>
          <w:i/>
        </w:rPr>
        <w:t>RQ3</w:t>
      </w:r>
      <w:r w:rsidRPr="00AB39BF">
        <w:t>: Can we have a visualization that helps the users decide when to stop?</w:t>
      </w:r>
    </w:p>
    <w:p w14:paraId="1455F279" w14:textId="0813077C" w:rsidR="00885D18" w:rsidRPr="00AB39BF" w:rsidRDefault="00885D18">
      <w:pPr>
        <w:ind w:firstLine="284"/>
      </w:pPr>
      <w:r w:rsidRPr="00AB39BF">
        <w:t>The</w:t>
      </w:r>
      <w:r w:rsidR="00F04538" w:rsidRPr="00AB39BF">
        <w:t xml:space="preserve"> remains </w:t>
      </w:r>
    </w:p>
    <w:p w14:paraId="2225EB85" w14:textId="66B85AD0" w:rsidR="008B197E" w:rsidRPr="00AB39BF" w:rsidRDefault="00316342">
      <w:pPr>
        <w:pStyle w:val="Heading1"/>
        <w:spacing w:before="120"/>
        <w:jc w:val="both"/>
      </w:pPr>
      <w:r w:rsidRPr="00AB39BF">
        <w:t>RELATED WORK</w:t>
      </w:r>
    </w:p>
    <w:p w14:paraId="3F81DAFA" w14:textId="58D70082" w:rsidR="00F01C87" w:rsidRPr="00AB39BF" w:rsidRDefault="00F01C87">
      <w:pPr>
        <w:pStyle w:val="BodyTextIndent"/>
        <w:spacing w:after="120"/>
        <w:ind w:firstLine="0"/>
      </w:pPr>
      <w:r w:rsidRPr="00AB39BF">
        <w:t xml:space="preserve">Ever since Amazon Mechanical Turk platform launched, researchers began to notice the problem of low work quality. Due to the nature of crowdsourcing, workers come from a wide range of demographic groups equipped with various levels of skills and motivations. Even with the same worker qualification limit, the content generated from two workers can differ drastically. How to weed out the less useful inputs and extract meaningful information from the large pool of worker feedback is a question researchers </w:t>
      </w:r>
      <w:r w:rsidR="001F1A52" w:rsidRPr="00AB39BF">
        <w:t xml:space="preserve">have </w:t>
      </w:r>
      <w:r w:rsidR="007104DD" w:rsidRPr="00AB39BF">
        <w:t>been trying</w:t>
      </w:r>
      <w:r w:rsidR="001F1A52" w:rsidRPr="00AB39BF">
        <w:t xml:space="preserve"> </w:t>
      </w:r>
      <w:r w:rsidRPr="00AB39BF">
        <w:t xml:space="preserve">to answer for years. One of the most common method people </w:t>
      </w:r>
      <w:r w:rsidR="006E6331" w:rsidRPr="00AB39BF">
        <w:t xml:space="preserve">have </w:t>
      </w:r>
      <w:r w:rsidRPr="00AB39BF">
        <w:t>used is the majority rule [</w:t>
      </w:r>
      <w:r w:rsidR="007B410B" w:rsidRPr="00AB39BF">
        <w:t>12</w:t>
      </w:r>
      <w:r w:rsidRPr="00AB39BF">
        <w:t>]. The answer provided by the most workers will be taken as the most important answer. However, this approach is far from perfect. Researchers have tr</w:t>
      </w:r>
      <w:r w:rsidR="003A269E" w:rsidRPr="00AB39BF">
        <w:t>ied</w:t>
      </w:r>
      <w:r w:rsidRPr="00AB39BF">
        <w:t xml:space="preserve"> to improve this method in a few different ways. Crowd workers have different level</w:t>
      </w:r>
      <w:r w:rsidR="00F848E1" w:rsidRPr="00AB39BF">
        <w:t>s</w:t>
      </w:r>
      <w:r w:rsidRPr="00AB39BF">
        <w:t xml:space="preserve"> of expertise and sometimes the tasks may also have various level of difficulty. Researchers have used probabilistic approaches to take these variance into consideration and outperform the tradit</w:t>
      </w:r>
      <w:r w:rsidR="007B410B" w:rsidRPr="00AB39BF">
        <w:t>ional majority vote heuristic [5</w:t>
      </w:r>
      <w:r w:rsidRPr="00AB39BF">
        <w:t>]. In addition, since the majority vote method usually requires a certain level of redundancy to confirm answers, this approach may incur unnecessary high cost by collecting too many similar feedback. Researchers have tried to take algorithmic approach to minimize the tota</w:t>
      </w:r>
      <w:r w:rsidR="007B410B" w:rsidRPr="00AB39BF">
        <w:t>l cost of the tasks [11</w:t>
      </w:r>
      <w:r w:rsidRPr="00AB39BF">
        <w:t>]. Others have been using crowd workers to</w:t>
      </w:r>
      <w:r w:rsidR="00F04538" w:rsidRPr="00AB39BF">
        <w:t xml:space="preserve"> detect redundant information [12</w:t>
      </w:r>
      <w:r w:rsidRPr="00AB39BF">
        <w:t>].</w:t>
      </w:r>
    </w:p>
    <w:p w14:paraId="5DF71CD3" w14:textId="45C51BAE" w:rsidR="00F01C87" w:rsidRPr="00AB39BF" w:rsidRDefault="00F01C87">
      <w:pPr>
        <w:pStyle w:val="BodyTextIndent"/>
        <w:spacing w:after="120"/>
        <w:ind w:firstLine="284"/>
      </w:pPr>
      <w:r w:rsidRPr="00AB39BF">
        <w:t xml:space="preserve">One way to efficiently present redundant information is clustering. By binding similar ideas into clusters, we can reduce a large set of opinions into a few representative ideas. Clustering appears to be a natural solution for viewing crowdsourcing feedbacks, which usually come in large quantities and with high level of redundancy. Most clustering algorithms are based on some sort of similarity measures. The measure choice usually has a heavy influence over </w:t>
      </w:r>
      <w:r w:rsidR="00F04538" w:rsidRPr="00AB39BF">
        <w:t>the formation of the clusters [13</w:t>
      </w:r>
      <w:r w:rsidRPr="00AB39BF">
        <w:t>]. Traditionally, people measure</w:t>
      </w:r>
      <w:r w:rsidR="00437433" w:rsidRPr="00AB39BF">
        <w:t>d</w:t>
      </w:r>
      <w:r w:rsidR="00527E64" w:rsidRPr="00AB39BF">
        <w:t xml:space="preserve"> the</w:t>
      </w:r>
      <w:r w:rsidRPr="00AB39BF">
        <w:t xml:space="preserve"> similarity between pairs through some feature comparisons. The more features a pair shares, the more similar the pair is. Researchers have also proposed </w:t>
      </w:r>
      <w:r w:rsidR="00077683" w:rsidRPr="00AB39BF">
        <w:t>using</w:t>
      </w:r>
      <w:r w:rsidRPr="00AB39BF">
        <w:t xml:space="preserve"> other hidden </w:t>
      </w:r>
      <w:r w:rsidR="00F04538" w:rsidRPr="00AB39BF">
        <w:t>pattern to measure similarity [14</w:t>
      </w:r>
      <w:r w:rsidRPr="00AB39BF">
        <w:t xml:space="preserve">]. If a pair of items always act in the same way, we may say they are similar to each other even though they share few features in </w:t>
      </w:r>
      <w:r w:rsidRPr="00AB39BF">
        <w:lastRenderedPageBreak/>
        <w:t>common. Other researchers have taken a more straightforward approach</w:t>
      </w:r>
      <w:r w:rsidR="003E523C" w:rsidRPr="00AB39BF">
        <w:t xml:space="preserve"> of using</w:t>
      </w:r>
      <w:r w:rsidRPr="00AB39BF">
        <w:t xml:space="preserve"> human</w:t>
      </w:r>
      <w:r w:rsidR="00D27CB6" w:rsidRPr="00AB39BF">
        <w:t>s</w:t>
      </w:r>
      <w:r w:rsidRPr="00AB39BF">
        <w:t xml:space="preserve"> to eval</w:t>
      </w:r>
      <w:r w:rsidR="00F04538" w:rsidRPr="00AB39BF">
        <w:t>uate similarity between items [15</w:t>
      </w:r>
      <w:r w:rsidRPr="00AB39BF">
        <w:t>]. All these methods help to generate a concise view of the crowd workers’ opinions.</w:t>
      </w:r>
    </w:p>
    <w:p w14:paraId="0F007792" w14:textId="24EF0C82" w:rsidR="00C32895" w:rsidRPr="00AB39BF" w:rsidRDefault="00F01C87">
      <w:pPr>
        <w:pStyle w:val="BodyTextIndent"/>
        <w:spacing w:after="120"/>
        <w:ind w:firstLine="284"/>
      </w:pPr>
      <w:r w:rsidRPr="00AB39BF">
        <w:t>In recent years, crowdfunding platform</w:t>
      </w:r>
      <w:r w:rsidR="003E220B" w:rsidRPr="00AB39BF">
        <w:t>s</w:t>
      </w:r>
      <w:r w:rsidRPr="00AB39BF">
        <w:t xml:space="preserve"> such as Kickstarter ha</w:t>
      </w:r>
      <w:r w:rsidR="00F30353" w:rsidRPr="00AB39BF">
        <w:t>ve</w:t>
      </w:r>
      <w:r w:rsidRPr="00AB39BF">
        <w:t xml:space="preserve"> become more and more popular. At the first glance, this </w:t>
      </w:r>
      <w:r w:rsidR="001A1047" w:rsidRPr="00AB39BF">
        <w:t>grassroots</w:t>
      </w:r>
      <w:r w:rsidRPr="00AB39BF">
        <w:t xml:space="preserve"> approach of fundraising may sound nice and easy. In reality, </w:t>
      </w:r>
      <w:r w:rsidR="00783994" w:rsidRPr="00AB39BF">
        <w:t>conducting</w:t>
      </w:r>
      <w:r w:rsidRPr="00AB39BF">
        <w:t xml:space="preserve"> </w:t>
      </w:r>
      <w:r w:rsidR="00C83C2F" w:rsidRPr="00AB39BF">
        <w:t xml:space="preserve">a </w:t>
      </w:r>
      <w:r w:rsidRPr="00AB39BF">
        <w:t xml:space="preserve">successful campaign requires </w:t>
      </w:r>
      <w:r w:rsidR="00B55347" w:rsidRPr="00AB39BF">
        <w:t xml:space="preserve">a lot </w:t>
      </w:r>
      <w:r w:rsidRPr="00AB39BF">
        <w:t>of skill and effort. People spend thousands of dollars in preparation for advertising material. Even after the campaign starts, people still need to spend lots of time interacting with supporters. However, despite all these money and effort, half of the campaigns still fail. In order to solve this problem, researchers have tr</w:t>
      </w:r>
      <w:r w:rsidR="005337B7" w:rsidRPr="00AB39BF">
        <w:t>ied</w:t>
      </w:r>
      <w:r w:rsidRPr="00AB39BF">
        <w:t xml:space="preserve"> to use various ways to predict the success rate of a project. A common approach is to use machine learning algorithms. By training on past successful projects, the algorithm can give a decent estimate of the success rate. Moreover, the trained model also sheds light upon how people should organize their proj</w:t>
      </w:r>
      <w:r w:rsidR="00F04538" w:rsidRPr="00AB39BF">
        <w:t>ect page and phrase the texts [16][17</w:t>
      </w:r>
      <w:r w:rsidRPr="00AB39BF">
        <w:t xml:space="preserve">]. Other researchers have taken the social approach. By closely monitoring the reaction from social media right after the campaign launched, researchers can roughly tell whether the </w:t>
      </w:r>
      <w:r w:rsidR="00C32895" w:rsidRPr="00AB39BF">
        <w:t>project can succeed</w:t>
      </w:r>
      <w:r w:rsidR="00F04538" w:rsidRPr="00AB39BF">
        <w:t xml:space="preserve"> or not. [18</w:t>
      </w:r>
      <w:r w:rsidR="00C32895" w:rsidRPr="00AB39BF">
        <w:t>]</w:t>
      </w:r>
      <w:r w:rsidR="008317B8" w:rsidRPr="00AB39BF">
        <w:t xml:space="preserve"> </w:t>
      </w:r>
      <w:r w:rsidR="008317B8" w:rsidRPr="00AF5F49">
        <w:rPr>
          <w:color w:val="FF0000"/>
          <w:rPrChange w:id="13" w:author="Ha Kyung Kong" w:date="2014-05-13T21:29:00Z">
            <w:rPr/>
          </w:rPrChange>
        </w:rPr>
        <w:t>(This paper has less to do with our work, so maybe we should move the paragraph to the beginning of related work?)</w:t>
      </w:r>
    </w:p>
    <w:p w14:paraId="72722EEE" w14:textId="79A60FC7" w:rsidR="008B197E" w:rsidRPr="00AB39BF" w:rsidRDefault="0022082D">
      <w:pPr>
        <w:pStyle w:val="Heading1"/>
        <w:spacing w:before="120"/>
        <w:jc w:val="both"/>
      </w:pPr>
      <w:r w:rsidRPr="00AB39BF">
        <w:t>EXPERIMENT</w:t>
      </w:r>
    </w:p>
    <w:p w14:paraId="17060B08" w14:textId="01BF95B9" w:rsidR="00DE0E81" w:rsidRPr="00AB39BF" w:rsidRDefault="003B53B6">
      <w:r w:rsidRPr="00AB39BF">
        <w:t>In this section, we first study</w:t>
      </w:r>
      <w:r w:rsidR="0022082D" w:rsidRPr="00AB39BF">
        <w:t xml:space="preserve"> </w:t>
      </w:r>
      <w:r w:rsidRPr="00AB39BF">
        <w:t xml:space="preserve">the degree of variance on deciding the number of HITs in MTurk. Second, </w:t>
      </w:r>
      <w:r w:rsidR="00DE0E81" w:rsidRPr="00AB39BF">
        <w:t xml:space="preserve">we publish a Kickstarter project page along with 5 survey questions. We will </w:t>
      </w:r>
      <w:r w:rsidR="00E7256F" w:rsidRPr="00AB39BF">
        <w:t xml:space="preserve">examine </w:t>
      </w:r>
      <w:r w:rsidR="00DE0E81" w:rsidRPr="00AB39BF">
        <w:t>the saturation pattern within collected data.</w:t>
      </w:r>
    </w:p>
    <w:p w14:paraId="217F5F04" w14:textId="00693C11" w:rsidR="008B197E" w:rsidRPr="00AB39BF" w:rsidRDefault="00BF0CE8">
      <w:pPr>
        <w:pStyle w:val="Heading2"/>
        <w:spacing w:before="0"/>
        <w:jc w:val="both"/>
      </w:pPr>
      <w:r w:rsidRPr="00AB39BF">
        <w:t>Decision</w:t>
      </w:r>
      <w:r w:rsidR="00F72B7E" w:rsidRPr="00AB39BF">
        <w:t xml:space="preserve"> </w:t>
      </w:r>
      <w:r w:rsidRPr="00AB39BF">
        <w:t xml:space="preserve">on </w:t>
      </w:r>
      <w:r w:rsidR="00F72B7E" w:rsidRPr="00AB39BF">
        <w:t>the number of HITs</w:t>
      </w:r>
    </w:p>
    <w:p w14:paraId="39416FEA" w14:textId="715A2621" w:rsidR="005B4FED" w:rsidRPr="00AB39BF" w:rsidRDefault="003B53B6">
      <w:pPr>
        <w:pStyle w:val="BodyTextIndent"/>
        <w:spacing w:after="120"/>
      </w:pPr>
      <w:r w:rsidRPr="00AB39BF">
        <w:t xml:space="preserve">For the first research question, we </w:t>
      </w:r>
      <w:r w:rsidR="005B4FED" w:rsidRPr="00AB39BF">
        <w:t>conduct</w:t>
      </w:r>
      <w:r w:rsidR="00CE2B6A" w:rsidRPr="00AB39BF">
        <w:t>ed</w:t>
      </w:r>
      <w:r w:rsidR="005B4FED" w:rsidRPr="00AB39BF">
        <w:t xml:space="preserve"> a</w:t>
      </w:r>
      <w:r w:rsidRPr="00AB39BF">
        <w:t xml:space="preserve"> scenario</w:t>
      </w:r>
      <w:r w:rsidR="005B4FED" w:rsidRPr="00AB39BF">
        <w:t>-based</w:t>
      </w:r>
      <w:r w:rsidRPr="00AB39BF">
        <w:t xml:space="preserve"> </w:t>
      </w:r>
      <w:r w:rsidR="005B4FED" w:rsidRPr="00AB39BF">
        <w:t xml:space="preserve">survey through MTurk. The instruction for the task </w:t>
      </w:r>
      <w:r w:rsidR="00EE3912" w:rsidRPr="00AB39BF">
        <w:t>was</w:t>
      </w:r>
      <w:r w:rsidR="00FD3A90" w:rsidRPr="00AB39BF">
        <w:t xml:space="preserve"> as follows</w:t>
      </w:r>
      <w:r w:rsidR="00F7373A" w:rsidRPr="00AB39BF">
        <w:t>.</w:t>
      </w:r>
      <w:r w:rsidR="005B4FED" w:rsidRPr="00AB39BF">
        <w:t xml:space="preserve"> </w:t>
      </w:r>
    </w:p>
    <w:p w14:paraId="61B53B3C" w14:textId="0E93A690" w:rsidR="005B4FED" w:rsidRPr="00AB39BF" w:rsidRDefault="005B4FED">
      <w:pPr>
        <w:pStyle w:val="BodyTextIndent"/>
        <w:spacing w:after="120"/>
      </w:pPr>
      <w:r w:rsidRPr="00AB39BF">
        <w:rPr>
          <w:i/>
        </w:rPr>
        <w:t>Kickstarter is a new way to fund creative projects.  (You can learn more about it here if you're not familiar with it.</w:t>
      </w:r>
      <w:r w:rsidR="00AB39BF" w:rsidRPr="00AB39BF">
        <w:rPr>
          <w:rPrChange w:id="14" w:author="Grace Yen" w:date="2014-05-13T14:50:00Z">
            <w:rPr>
              <w:rStyle w:val="Hyperlink"/>
              <w:rFonts w:ascii="Helvetica" w:hAnsi="Helvetica"/>
              <w:i/>
              <w:sz w:val="24"/>
            </w:rPr>
          </w:rPrChange>
        </w:rPr>
        <w:fldChar w:fldCharType="begin"/>
      </w:r>
      <w:r w:rsidR="00AB39BF" w:rsidRPr="00AB39BF">
        <w:instrText xml:space="preserve"> HYPERLINK "https://www.kickstarter.com/hello?ref=footer" </w:instrText>
      </w:r>
      <w:r w:rsidR="00AB39BF" w:rsidRPr="00AB39BF">
        <w:rPr>
          <w:rPrChange w:id="15" w:author="Grace Yen" w:date="2014-05-13T14:50:00Z">
            <w:rPr>
              <w:rStyle w:val="Hyperlink"/>
              <w:rFonts w:ascii="Helvetica" w:hAnsi="Helvetica"/>
              <w:i/>
              <w:sz w:val="24"/>
            </w:rPr>
          </w:rPrChange>
        </w:rPr>
        <w:fldChar w:fldCharType="separate"/>
      </w:r>
      <w:r w:rsidRPr="00AB39BF">
        <w:rPr>
          <w:rStyle w:val="Hyperlink"/>
          <w:i/>
        </w:rPr>
        <w:t>https://www.kickstarter.com/hello?ref=footer</w:t>
      </w:r>
      <w:r w:rsidR="00AB39BF" w:rsidRPr="00AB39BF">
        <w:rPr>
          <w:rStyle w:val="Hyperlink"/>
          <w:i/>
          <w:rPrChange w:id="16" w:author="Grace Yen" w:date="2014-05-13T14:50:00Z">
            <w:rPr>
              <w:rStyle w:val="Hyperlink"/>
              <w:rFonts w:ascii="Helvetica" w:hAnsi="Helvetica"/>
              <w:i/>
              <w:sz w:val="24"/>
            </w:rPr>
          </w:rPrChange>
        </w:rPr>
        <w:fldChar w:fldCharType="end"/>
      </w:r>
      <w:r w:rsidRPr="00AB39BF">
        <w:rPr>
          <w:i/>
        </w:rPr>
        <w:t xml:space="preserve">) </w:t>
      </w:r>
      <w:r w:rsidRPr="00AB39BF">
        <w:rPr>
          <w:b/>
          <w:i/>
        </w:rPr>
        <w:t>Imagine you are launching a waterproof keyboard project on Kickstarter</w:t>
      </w:r>
      <w:r w:rsidRPr="00AB39BF">
        <w:rPr>
          <w:i/>
        </w:rPr>
        <w:t>. Now you want to ask questions on MTurk so that you can get the general impression of the project from the crowd</w:t>
      </w:r>
      <w:r w:rsidRPr="00AB39BF">
        <w:t>.</w:t>
      </w:r>
    </w:p>
    <w:p w14:paraId="1719537D" w14:textId="5E245D14" w:rsidR="003B53B6" w:rsidRDefault="005B4FED">
      <w:pPr>
        <w:pStyle w:val="BodyTextIndent"/>
        <w:spacing w:after="120"/>
        <w:ind w:firstLine="0"/>
        <w:rPr>
          <w:ins w:id="17" w:author="Grace Yen" w:date="2014-05-13T18:29:00Z"/>
        </w:rPr>
      </w:pPr>
      <w:r w:rsidRPr="00AB39BF">
        <w:t xml:space="preserve">We then </w:t>
      </w:r>
      <w:r w:rsidR="00FD3A90" w:rsidRPr="00AB39BF">
        <w:t>ask</w:t>
      </w:r>
      <w:r w:rsidR="007A4705" w:rsidRPr="00AB39BF">
        <w:t>ed</w:t>
      </w:r>
      <w:r w:rsidR="003B53B6" w:rsidRPr="00AB39BF">
        <w:t xml:space="preserve"> them </w:t>
      </w:r>
      <w:r w:rsidRPr="00AB39BF">
        <w:t xml:space="preserve">to </w:t>
      </w:r>
      <w:r w:rsidR="003B53B6" w:rsidRPr="00AB39BF">
        <w:t>de</w:t>
      </w:r>
      <w:r w:rsidRPr="00AB39BF">
        <w:t xml:space="preserve">cide </w:t>
      </w:r>
      <w:r w:rsidR="001A030B" w:rsidRPr="00AB39BF">
        <w:t>the</w:t>
      </w:r>
      <w:r w:rsidR="003B53B6" w:rsidRPr="00AB39BF">
        <w:t xml:space="preserve"> number of feedbacks </w:t>
      </w:r>
      <w:r w:rsidR="00FD3A90" w:rsidRPr="00AB39BF">
        <w:t xml:space="preserve">that </w:t>
      </w:r>
      <w:r w:rsidRPr="00AB39BF">
        <w:t xml:space="preserve">they thought would be sufficient </w:t>
      </w:r>
      <w:ins w:id="18" w:author="Grace Yen" w:date="2014-05-13T18:27:00Z">
        <w:r w:rsidR="00C01561">
          <w:t xml:space="preserve">for </w:t>
        </w:r>
      </w:ins>
      <w:r w:rsidR="003F1A70">
        <w:t xml:space="preserve">a </w:t>
      </w:r>
      <w:ins w:id="19" w:author="Grace Yen" w:date="2014-05-13T18:27:00Z">
        <w:r w:rsidR="00C01561">
          <w:t>given question</w:t>
        </w:r>
      </w:ins>
      <w:del w:id="20" w:author="Grace Yen" w:date="2014-05-13T18:27:00Z">
        <w:r w:rsidR="003B53B6" w:rsidRPr="00AB39BF" w:rsidDel="00C01561">
          <w:delText xml:space="preserve">in </w:delText>
        </w:r>
        <w:r w:rsidRPr="00AB39BF" w:rsidDel="00C01561">
          <w:delText>this</w:delText>
        </w:r>
        <w:r w:rsidR="003B53B6" w:rsidRPr="00AB39BF" w:rsidDel="00C01561">
          <w:delText xml:space="preserve"> scenario</w:delText>
        </w:r>
      </w:del>
      <w:r w:rsidR="003B53B6" w:rsidRPr="00AB39BF">
        <w:t xml:space="preserve">. </w:t>
      </w:r>
      <w:r w:rsidR="00FD3A90" w:rsidRPr="00AB39BF">
        <w:t xml:space="preserve">We collect </w:t>
      </w:r>
      <w:del w:id="21" w:author="Grace Yen" w:date="2014-05-13T18:27:00Z">
        <w:r w:rsidR="00FD3A90" w:rsidRPr="00AB39BF" w:rsidDel="00C01561">
          <w:delText xml:space="preserve">80 </w:delText>
        </w:r>
      </w:del>
      <w:ins w:id="22" w:author="Grace Yen" w:date="2014-05-13T18:27:00Z">
        <w:r w:rsidR="00C01561">
          <w:t>30</w:t>
        </w:r>
        <w:r w:rsidR="00C01561" w:rsidRPr="00AB39BF">
          <w:t xml:space="preserve"> </w:t>
        </w:r>
      </w:ins>
      <w:r w:rsidR="00FD3A90" w:rsidRPr="00AB39BF">
        <w:t xml:space="preserve">HITs </w:t>
      </w:r>
      <w:ins w:id="23" w:author="Grace Yen" w:date="2014-05-13T18:27:00Z">
        <w:r w:rsidR="00C01561">
          <w:t xml:space="preserve">for each question </w:t>
        </w:r>
      </w:ins>
      <w:r w:rsidR="00FD3A90" w:rsidRPr="00AB39BF">
        <w:t xml:space="preserve">from MTurk with the qualification restriction </w:t>
      </w:r>
      <w:r w:rsidR="001A030B" w:rsidRPr="00AB39BF">
        <w:t xml:space="preserve">of </w:t>
      </w:r>
      <w:r w:rsidR="00FD3A90" w:rsidRPr="00AB39BF">
        <w:t xml:space="preserve">workers </w:t>
      </w:r>
      <w:r w:rsidR="001A030B" w:rsidRPr="00AB39BF">
        <w:t>having</w:t>
      </w:r>
      <w:r w:rsidR="00FD3A90" w:rsidRPr="00AB39BF">
        <w:t xml:space="preserve"> greater than 95% acceptance rate.</w:t>
      </w:r>
      <w:ins w:id="24" w:author="Grace Yen" w:date="2014-05-13T18:28:00Z">
        <w:r w:rsidR="00C01561">
          <w:t xml:space="preserve"> </w:t>
        </w:r>
      </w:ins>
      <w:r w:rsidR="000B7A68">
        <w:t>Q</w:t>
      </w:r>
      <w:ins w:id="25" w:author="Grace Yen" w:date="2014-05-13T18:28:00Z">
        <w:r w:rsidR="00C01561">
          <w:t>uestion</w:t>
        </w:r>
      </w:ins>
      <w:r w:rsidR="003F1A70">
        <w:t xml:space="preserve"> </w:t>
      </w:r>
      <w:r w:rsidR="000B7A68">
        <w:t xml:space="preserve">in each HIT </w:t>
      </w:r>
      <w:r w:rsidR="003F1A70">
        <w:t>is selected</w:t>
      </w:r>
      <w:ins w:id="26" w:author="Grace Yen" w:date="2014-05-13T18:28:00Z">
        <w:r w:rsidR="00C01561">
          <w:t xml:space="preserve"> </w:t>
        </w:r>
      </w:ins>
      <w:r w:rsidR="003F1A70">
        <w:t>from</w:t>
      </w:r>
      <w:ins w:id="27" w:author="Grace Yen" w:date="2014-05-13T18:28:00Z">
        <w:r w:rsidR="00C01561">
          <w:t xml:space="preserve"> </w:t>
        </w:r>
      </w:ins>
      <w:r w:rsidR="000B7A68">
        <w:t>the following list</w:t>
      </w:r>
      <w:ins w:id="28" w:author="Grace Yen" w:date="2014-05-13T18:28:00Z">
        <w:r w:rsidR="00C01561">
          <w:t>:</w:t>
        </w:r>
      </w:ins>
    </w:p>
    <w:p w14:paraId="0992096C" w14:textId="77777777" w:rsidR="00C01561" w:rsidRPr="00AB39BF" w:rsidRDefault="00C01561" w:rsidP="00C01561">
      <w:pPr>
        <w:pStyle w:val="ListParagraph"/>
        <w:numPr>
          <w:ilvl w:val="0"/>
          <w:numId w:val="6"/>
        </w:numPr>
        <w:jc w:val="both"/>
        <w:rPr>
          <w:rFonts w:ascii="Times New Roman" w:hAnsi="Times New Roman" w:cs="Times New Roman"/>
          <w:i/>
          <w:sz w:val="18"/>
        </w:rPr>
      </w:pPr>
      <w:moveToRangeStart w:id="29" w:author="Grace Yen" w:date="2014-05-13T18:29:00Z" w:name="move261625070"/>
      <w:moveTo w:id="30" w:author="Grace Yen" w:date="2014-05-13T18:29:00Z">
        <w:r w:rsidRPr="00AB39BF">
          <w:rPr>
            <w:rFonts w:ascii="Times New Roman" w:hAnsi="Times New Roman" w:cs="Times New Roman"/>
            <w:i/>
            <w:sz w:val="18"/>
          </w:rPr>
          <w:t>Provide one scenario in which this product would be useful. Please describe the scenario in detail.</w:t>
        </w:r>
      </w:moveTo>
    </w:p>
    <w:p w14:paraId="42802B4F" w14:textId="77777777" w:rsidR="00C01561" w:rsidRPr="00AB39BF" w:rsidRDefault="00C01561" w:rsidP="00C01561">
      <w:pPr>
        <w:pStyle w:val="ListParagraph"/>
        <w:numPr>
          <w:ilvl w:val="0"/>
          <w:numId w:val="6"/>
        </w:numPr>
        <w:jc w:val="both"/>
        <w:rPr>
          <w:rFonts w:ascii="Times New Roman" w:hAnsi="Times New Roman" w:cs="Times New Roman"/>
          <w:i/>
          <w:sz w:val="18"/>
        </w:rPr>
      </w:pPr>
      <w:moveTo w:id="31" w:author="Grace Yen" w:date="2014-05-13T18:29:00Z">
        <w:r w:rsidRPr="00AB39BF">
          <w:rPr>
            <w:rFonts w:ascii="Times New Roman" w:hAnsi="Times New Roman" w:cs="Times New Roman"/>
            <w:i/>
            <w:sz w:val="18"/>
          </w:rPr>
          <w:t>In what situation do you think this product would not be a good product?</w:t>
        </w:r>
      </w:moveTo>
    </w:p>
    <w:p w14:paraId="4A0A3C95" w14:textId="77777777" w:rsidR="00C01561" w:rsidRDefault="00C01561" w:rsidP="00C01561">
      <w:pPr>
        <w:pStyle w:val="Heading1"/>
        <w:numPr>
          <w:ilvl w:val="0"/>
          <w:numId w:val="6"/>
        </w:numPr>
        <w:jc w:val="both"/>
        <w:rPr>
          <w:ins w:id="32" w:author="Grace Yen" w:date="2014-05-13T18:30:00Z"/>
          <w:b w:val="0"/>
          <w:sz w:val="18"/>
        </w:rPr>
      </w:pPr>
      <w:moveTo w:id="33" w:author="Grace Yen" w:date="2014-05-13T18:29:00Z">
        <w:r w:rsidRPr="00AB39BF">
          <w:rPr>
            <w:b w:val="0"/>
            <w:sz w:val="18"/>
          </w:rPr>
          <w:t>Add a feature that will convince you to buy the product?</w:t>
        </w:r>
      </w:moveTo>
    </w:p>
    <w:p w14:paraId="2D4EA15C" w14:textId="3BB8C6AC" w:rsidR="001D188E" w:rsidRPr="0025024F" w:rsidRDefault="001D188E">
      <w:pPr>
        <w:pStyle w:val="ListParagraph"/>
        <w:numPr>
          <w:ilvl w:val="0"/>
          <w:numId w:val="6"/>
        </w:numPr>
        <w:rPr>
          <w:sz w:val="18"/>
        </w:rPr>
        <w:pPrChange w:id="34" w:author="Grace Yen" w:date="2014-05-13T18:30:00Z">
          <w:pPr>
            <w:pStyle w:val="Heading1"/>
            <w:numPr>
              <w:numId w:val="6"/>
            </w:numPr>
            <w:ind w:left="360" w:hanging="360"/>
            <w:jc w:val="both"/>
          </w:pPr>
        </w:pPrChange>
      </w:pPr>
      <w:ins w:id="35" w:author="Grace Yen" w:date="2014-05-13T18:30:00Z">
        <w:r w:rsidRPr="001D188E">
          <w:rPr>
            <w:sz w:val="18"/>
            <w:rPrChange w:id="36" w:author="Grace Yen" w:date="2014-05-13T18:30:00Z">
              <w:rPr/>
            </w:rPrChange>
          </w:rPr>
          <w:t>Which feature in the Kickstarter page do you think the most informative to attract people's attention.</w:t>
        </w:r>
      </w:ins>
    </w:p>
    <w:p w14:paraId="3AAA8795" w14:textId="1CECA68B" w:rsidR="0025024F" w:rsidRPr="0025024F" w:rsidRDefault="00ED0387" w:rsidP="00AC305C">
      <w:pPr>
        <w:spacing w:before="120"/>
        <w:ind w:firstLine="284"/>
      </w:pPr>
      <w:r>
        <w:t>There are two assumptions to support this experiment</w:t>
      </w:r>
      <w:r w:rsidR="0025024F">
        <w:t>. First, workers are the actual people who give answers. We assume they are the people best known the quality of individual answer and then estimate the number of answers they would be satisfied</w:t>
      </w:r>
      <w:r>
        <w:t xml:space="preserve"> by receiving such answers</w:t>
      </w:r>
      <w:r w:rsidR="0025024F">
        <w:t xml:space="preserve">. Second, imagine </w:t>
      </w:r>
      <w:r>
        <w:t>being</w:t>
      </w:r>
      <w:r w:rsidR="0025024F">
        <w:t xml:space="preserve"> a</w:t>
      </w:r>
      <w:r>
        <w:t xml:space="preserve"> K</w:t>
      </w:r>
      <w:r w:rsidR="0025024F">
        <w:t xml:space="preserve">ickstarter project creator </w:t>
      </w:r>
      <w:r>
        <w:t>does</w:t>
      </w:r>
      <w:r w:rsidR="0025024F">
        <w:t xml:space="preserve"> not need expert know</w:t>
      </w:r>
      <w:r>
        <w:t>ledge than</w:t>
      </w:r>
      <w:r w:rsidR="0025024F">
        <w:t xml:space="preserve"> asking workers to imagine themselves as designers</w:t>
      </w:r>
      <w:r w:rsidR="00AC305C">
        <w:t>. Workers are at some degree qualified to answer such questions.</w:t>
      </w:r>
    </w:p>
    <w:moveToRangeEnd w:id="29"/>
    <w:p w14:paraId="7EF37532" w14:textId="4E71F61E" w:rsidR="008B197E" w:rsidRPr="00AB39BF" w:rsidRDefault="00BF0CE8">
      <w:pPr>
        <w:pStyle w:val="Heading2"/>
        <w:spacing w:before="120"/>
        <w:jc w:val="both"/>
      </w:pPr>
      <w:r w:rsidRPr="00AB39BF">
        <w:lastRenderedPageBreak/>
        <w:t xml:space="preserve">Feedback </w:t>
      </w:r>
      <w:r w:rsidR="00202312" w:rsidRPr="00AB39BF">
        <w:t>on</w:t>
      </w:r>
      <w:r w:rsidRPr="00AB39BF">
        <w:t xml:space="preserve"> Kickstarter </w:t>
      </w:r>
      <w:r w:rsidR="00202312" w:rsidRPr="00AB39BF">
        <w:t>project</w:t>
      </w:r>
    </w:p>
    <w:p w14:paraId="31BCF6C0" w14:textId="37BCAE9E" w:rsidR="005920C8" w:rsidRPr="003F1A70" w:rsidDel="00C01561" w:rsidRDefault="00CC4D8C">
      <w:pPr>
        <w:rPr>
          <w:i/>
        </w:rPr>
        <w:pPrChange w:id="37" w:author="Grace Yen" w:date="2014-05-13T14:51:00Z">
          <w:pPr>
            <w:pStyle w:val="Heading1"/>
            <w:numPr>
              <w:numId w:val="6"/>
            </w:numPr>
            <w:spacing w:after="120"/>
            <w:ind w:left="357" w:hanging="357"/>
          </w:pPr>
        </w:pPrChange>
      </w:pPr>
      <w:r w:rsidRPr="00AB39BF">
        <w:t xml:space="preserve">To test whether </w:t>
      </w:r>
      <w:r w:rsidR="00290FE3" w:rsidRPr="00AB39BF">
        <w:t xml:space="preserve">the </w:t>
      </w:r>
      <w:r w:rsidRPr="00AB39BF">
        <w:t>saturat</w:t>
      </w:r>
      <w:r w:rsidR="005920C8" w:rsidRPr="00AB39BF">
        <w:t>ion point occurs before the end</w:t>
      </w:r>
      <w:r w:rsidRPr="00AB39BF">
        <w:t xml:space="preserve"> of data collection process</w:t>
      </w:r>
      <w:r w:rsidR="005920C8" w:rsidRPr="00AB39BF">
        <w:t>,</w:t>
      </w:r>
      <w:r w:rsidRPr="00AB39BF">
        <w:t xml:space="preserve"> we </w:t>
      </w:r>
      <w:r w:rsidR="005920C8" w:rsidRPr="00AB39BF">
        <w:t>post</w:t>
      </w:r>
      <w:r w:rsidR="00B41748" w:rsidRPr="00AB39BF">
        <w:t>ed</w:t>
      </w:r>
      <w:r w:rsidR="005920C8" w:rsidRPr="00AB39BF">
        <w:t xml:space="preserve"> a Kickstarter project </w:t>
      </w:r>
      <w:r w:rsidR="009E7836" w:rsidRPr="00AB39BF">
        <w:t xml:space="preserve">about </w:t>
      </w:r>
      <w:r w:rsidR="005920C8" w:rsidRPr="00AB39BF">
        <w:t>a manual coffeemaker product on Mechanical Turk and ask</w:t>
      </w:r>
      <w:r w:rsidR="00E22934" w:rsidRPr="00AB39BF">
        <w:t>ed the</w:t>
      </w:r>
      <w:r w:rsidR="005920C8" w:rsidRPr="00AB39BF">
        <w:t xml:space="preserve"> questions</w:t>
      </w:r>
      <w:r w:rsidR="000B7A68">
        <w:t xml:space="preserve"> provided in the Section 3.1. </w:t>
      </w:r>
      <w:r w:rsidR="005920C8" w:rsidRPr="00AB39BF">
        <w:t xml:space="preserve"> </w:t>
      </w:r>
      <w:moveFromRangeStart w:id="38" w:author="Grace Yen" w:date="2014-05-13T18:29:00Z" w:name="move261625070"/>
      <w:moveFrom w:id="39" w:author="Grace Yen" w:date="2014-05-13T18:29:00Z">
        <w:r w:rsidR="005920C8" w:rsidRPr="00AB39BF" w:rsidDel="00C01561">
          <w:rPr>
            <w:i/>
          </w:rPr>
          <w:t xml:space="preserve">Provide one scenario in which this product would be useful. Please describe the scenario </w:t>
        </w:r>
        <w:r w:rsidR="005920C8" w:rsidRPr="003F1A70" w:rsidDel="00C01561">
          <w:rPr>
            <w:i/>
          </w:rPr>
          <w:t xml:space="preserve">Which </w:t>
        </w:r>
        <w:r w:rsidR="00202312" w:rsidRPr="003F1A70" w:rsidDel="00C01561">
          <w:rPr>
            <w:i/>
          </w:rPr>
          <w:t>feature</w:t>
        </w:r>
        <w:r w:rsidR="005920C8" w:rsidRPr="003F1A70" w:rsidDel="00C01561">
          <w:rPr>
            <w:i/>
          </w:rPr>
          <w:t xml:space="preserve"> in </w:t>
        </w:r>
        <w:r w:rsidR="00202312" w:rsidRPr="003F1A70" w:rsidDel="00C01561">
          <w:rPr>
            <w:i/>
          </w:rPr>
          <w:t>the Kickstarter</w:t>
        </w:r>
        <w:r w:rsidR="005920C8" w:rsidRPr="003F1A70" w:rsidDel="00C01561">
          <w:rPr>
            <w:i/>
          </w:rPr>
          <w:t xml:space="preserve"> page do you think the most </w:t>
        </w:r>
        <w:r w:rsidR="00202312" w:rsidRPr="003F1A70" w:rsidDel="00C01561">
          <w:rPr>
            <w:i/>
          </w:rPr>
          <w:t>informative</w:t>
        </w:r>
        <w:r w:rsidR="005920C8" w:rsidRPr="003F1A70" w:rsidDel="00C01561">
          <w:rPr>
            <w:i/>
          </w:rPr>
          <w:t xml:space="preserve"> to attract people's attention  </w:t>
        </w:r>
      </w:moveFrom>
    </w:p>
    <w:moveFromRangeEnd w:id="38"/>
    <w:p w14:paraId="2DDDFD3C" w14:textId="0039FCF0" w:rsidR="005920C8" w:rsidRPr="00AB39BF" w:rsidRDefault="005920C8" w:rsidP="00AC305C">
      <w:r w:rsidRPr="00AB39BF">
        <w:t>We collect</w:t>
      </w:r>
      <w:r w:rsidR="001012FE" w:rsidRPr="00AB39BF">
        <w:t>ed</w:t>
      </w:r>
      <w:r w:rsidRPr="00AB39BF">
        <w:t xml:space="preserve"> 30 HITs for the </w:t>
      </w:r>
      <w:r w:rsidR="00202312" w:rsidRPr="00AB39BF">
        <w:t>coffeemaker project</w:t>
      </w:r>
      <w:r w:rsidR="002F3595" w:rsidRPr="00AB39BF">
        <w:t>, and</w:t>
      </w:r>
      <w:r w:rsidR="00202312" w:rsidRPr="00AB39BF">
        <w:t xml:space="preserve"> </w:t>
      </w:r>
      <w:r w:rsidR="008149F3" w:rsidRPr="00AB39BF">
        <w:t xml:space="preserve">will regard </w:t>
      </w:r>
      <w:r w:rsidR="00202312" w:rsidRPr="00AB39BF">
        <w:t xml:space="preserve">answers given for the same question </w:t>
      </w:r>
      <w:r w:rsidR="0000665D" w:rsidRPr="00AB39BF">
        <w:t xml:space="preserve">as </w:t>
      </w:r>
      <w:r w:rsidR="00202312" w:rsidRPr="00AB39BF">
        <w:t xml:space="preserve">a feedback pool. Therefore, for each question, we </w:t>
      </w:r>
      <w:r w:rsidR="00723510" w:rsidRPr="00AB39BF">
        <w:t xml:space="preserve">got </w:t>
      </w:r>
      <w:r w:rsidR="00202312" w:rsidRPr="00AB39BF">
        <w:t xml:space="preserve">a feedback pool </w:t>
      </w:r>
      <w:r w:rsidR="00F060A7" w:rsidRPr="00AB39BF">
        <w:t xml:space="preserve">of </w:t>
      </w:r>
      <w:r w:rsidR="00202312" w:rsidRPr="00AB39BF">
        <w:t>size 30. We will further examine the saturation pattern within each feedback pool.</w:t>
      </w:r>
    </w:p>
    <w:p w14:paraId="41ED1CF9" w14:textId="116E6C97" w:rsidR="00202312" w:rsidRPr="00AB39BF" w:rsidRDefault="00202312" w:rsidP="00AC305C">
      <w:r w:rsidRPr="00AB39BF">
        <w:t>For the last questions, we aim</w:t>
      </w:r>
      <w:r w:rsidR="00F060A7" w:rsidRPr="00AB39BF">
        <w:t>ed</w:t>
      </w:r>
      <w:r w:rsidRPr="00AB39BF">
        <w:t xml:space="preserve"> to extract the most informative features in a Kickstarter page. Acc</w:t>
      </w:r>
      <w:r w:rsidR="00DE3FDB" w:rsidRPr="00AB39BF">
        <w:t xml:space="preserve">ording to the characteristic of working style </w:t>
      </w:r>
      <w:r w:rsidR="00710EC3" w:rsidRPr="00AB39BF">
        <w:t>on</w:t>
      </w:r>
      <w:r w:rsidR="00DE3FDB" w:rsidRPr="00AB39BF">
        <w:t xml:space="preserve"> </w:t>
      </w:r>
      <w:r w:rsidRPr="00AB39BF">
        <w:t>MTurk</w:t>
      </w:r>
      <w:r w:rsidR="0030431F" w:rsidRPr="00AB39BF">
        <w:t xml:space="preserve">, </w:t>
      </w:r>
      <w:r w:rsidR="00D27190" w:rsidRPr="00AB39BF">
        <w:t xml:space="preserve">a </w:t>
      </w:r>
      <w:r w:rsidR="0030431F" w:rsidRPr="00AB39BF">
        <w:t xml:space="preserve">task should be </w:t>
      </w:r>
      <w:r w:rsidR="00D27190" w:rsidRPr="00AB39BF">
        <w:t xml:space="preserve">a </w:t>
      </w:r>
      <w:r w:rsidR="0030431F" w:rsidRPr="00AB39BF">
        <w:t xml:space="preserve">micro-task. </w:t>
      </w:r>
      <w:r w:rsidR="00DE3FDB" w:rsidRPr="00AB39BF">
        <w:t xml:space="preserve">Workers </w:t>
      </w:r>
      <w:r w:rsidR="0030431F" w:rsidRPr="00AB39BF">
        <w:t xml:space="preserve">are not expected to </w:t>
      </w:r>
      <w:r w:rsidR="00DE3FDB" w:rsidRPr="00AB39BF">
        <w:t xml:space="preserve">pay attention on </w:t>
      </w:r>
      <w:r w:rsidR="000D0492" w:rsidRPr="00AB39BF">
        <w:t xml:space="preserve">an </w:t>
      </w:r>
      <w:r w:rsidR="00DE3FDB" w:rsidRPr="00AB39BF">
        <w:t>individual HIT for a long time. Therefore, read</w:t>
      </w:r>
      <w:r w:rsidR="0030431F" w:rsidRPr="00AB39BF">
        <w:t>ing</w:t>
      </w:r>
      <w:r w:rsidR="00DE3FDB" w:rsidRPr="00AB39BF">
        <w:t xml:space="preserve"> the whole project page </w:t>
      </w:r>
      <w:r w:rsidR="000D0492" w:rsidRPr="00AB39BF">
        <w:t xml:space="preserve">would </w:t>
      </w:r>
      <w:r w:rsidR="0030431F" w:rsidRPr="00AB39BF">
        <w:t>break the rule of micro</w:t>
      </w:r>
      <w:r w:rsidR="00865BB4" w:rsidRPr="00AB39BF">
        <w:t>-</w:t>
      </w:r>
      <w:r w:rsidR="0030431F" w:rsidRPr="00AB39BF">
        <w:t xml:space="preserve">task and </w:t>
      </w:r>
      <w:r w:rsidR="00DE3FDB" w:rsidRPr="00AB39BF">
        <w:t xml:space="preserve">might decrease the quality of </w:t>
      </w:r>
      <w:r w:rsidR="0030431F" w:rsidRPr="00AB39BF">
        <w:t xml:space="preserve">collected </w:t>
      </w:r>
      <w:r w:rsidR="00DE3FDB" w:rsidRPr="00AB39BF">
        <w:t xml:space="preserve">feedbacks. </w:t>
      </w:r>
      <w:r w:rsidR="0030431F" w:rsidRPr="00AB39BF">
        <w:t>In addition</w:t>
      </w:r>
      <w:r w:rsidR="00DE3FDB" w:rsidRPr="00AB39BF">
        <w:t xml:space="preserve">, </w:t>
      </w:r>
      <w:r w:rsidR="0030431F" w:rsidRPr="00AB39BF">
        <w:t xml:space="preserve">since </w:t>
      </w:r>
      <w:r w:rsidR="00DE3FDB" w:rsidRPr="00AB39BF">
        <w:t xml:space="preserve">we are </w:t>
      </w:r>
      <w:r w:rsidR="0030431F" w:rsidRPr="00AB39BF">
        <w:t xml:space="preserve">only </w:t>
      </w:r>
      <w:r w:rsidR="00DE3FDB" w:rsidRPr="00AB39BF">
        <w:t xml:space="preserve">looking for the </w:t>
      </w:r>
      <w:r w:rsidR="00C10E91" w:rsidRPr="00AB39BF">
        <w:t xml:space="preserve">general </w:t>
      </w:r>
      <w:r w:rsidR="00DE3FDB" w:rsidRPr="00AB39BF">
        <w:t xml:space="preserve">impression rather than </w:t>
      </w:r>
      <w:r w:rsidR="00C10E91" w:rsidRPr="00AB39BF">
        <w:t xml:space="preserve">a holistic </w:t>
      </w:r>
      <w:r w:rsidR="00DE3FDB" w:rsidRPr="00AB39BF">
        <w:t xml:space="preserve">judgment </w:t>
      </w:r>
      <w:r w:rsidR="0030431F" w:rsidRPr="00AB39BF">
        <w:t xml:space="preserve">on </w:t>
      </w:r>
      <w:r w:rsidR="00DE3FDB" w:rsidRPr="00AB39BF">
        <w:t xml:space="preserve">the </w:t>
      </w:r>
      <w:r w:rsidR="0030431F" w:rsidRPr="00AB39BF">
        <w:t xml:space="preserve">product, it </w:t>
      </w:r>
      <w:r w:rsidR="000821C7" w:rsidRPr="00AB39BF">
        <w:t>was</w:t>
      </w:r>
      <w:r w:rsidR="0030431F" w:rsidRPr="00AB39BF">
        <w:t xml:space="preserve"> not necessary for workers to read the whole page.</w:t>
      </w:r>
    </w:p>
    <w:p w14:paraId="5DA70210" w14:textId="39B44C47" w:rsidR="008B197E" w:rsidRPr="00AB39BF" w:rsidRDefault="00C63C31" w:rsidP="00AC305C">
      <w:pPr>
        <w:rPr>
          <w:lang w:eastAsia="zh-TW"/>
        </w:rPr>
      </w:pPr>
      <w:r w:rsidRPr="00AB39BF">
        <w:t xml:space="preserve">The first three questions </w:t>
      </w:r>
      <w:r w:rsidR="00F57E2D" w:rsidRPr="00AB39BF">
        <w:t xml:space="preserve">were </w:t>
      </w:r>
      <w:r w:rsidRPr="00AB39BF">
        <w:t>asked to collect diverse</w:t>
      </w:r>
      <w:r w:rsidR="00263A4E" w:rsidRPr="00AB39BF">
        <w:t xml:space="preserve"> feedback from crowd workers. We publish</w:t>
      </w:r>
      <w:r w:rsidR="002B10E3" w:rsidRPr="00AB39BF">
        <w:t>ed</w:t>
      </w:r>
      <w:r w:rsidR="00263A4E" w:rsidRPr="00AB39BF">
        <w:t xml:space="preserve"> these 30 HITs at the same time.</w:t>
      </w:r>
      <w:r w:rsidR="00263A4E" w:rsidRPr="00AB39BF">
        <w:rPr>
          <w:lang w:eastAsia="zh-TW"/>
        </w:rPr>
        <w:t xml:space="preserve"> For each feedback pool, we further apply our algorithm to detect the saturation point independently.</w:t>
      </w:r>
    </w:p>
    <w:p w14:paraId="22433D1C" w14:textId="1ED04FE7" w:rsidR="008B197E" w:rsidRPr="00AB39BF" w:rsidRDefault="006C0348">
      <w:pPr>
        <w:pStyle w:val="Heading1"/>
        <w:jc w:val="both"/>
      </w:pPr>
      <w:r w:rsidRPr="00AB39BF">
        <w:t>IMPLEMENTATION</w:t>
      </w:r>
    </w:p>
    <w:p w14:paraId="1DF5B3E1" w14:textId="01CD2873" w:rsidR="00C57685" w:rsidRPr="00AB39BF" w:rsidRDefault="003E1379">
      <w:pPr>
        <w:pStyle w:val="Heading2"/>
        <w:jc w:val="both"/>
        <w:pPrChange w:id="40" w:author="Grace Yen" w:date="2014-05-13T14:51:00Z">
          <w:pPr>
            <w:pStyle w:val="Heading2"/>
          </w:pPr>
        </w:pPrChange>
      </w:pPr>
      <w:r w:rsidRPr="00AB39BF">
        <w:t>Workflow of Proposed System</w:t>
      </w:r>
    </w:p>
    <w:p w14:paraId="2B6CD586" w14:textId="39559ECD" w:rsidR="00C57685" w:rsidRPr="00AB39BF" w:rsidRDefault="00C57685">
      <w:pPr>
        <w:pStyle w:val="Body"/>
        <w:jc w:val="both"/>
        <w:rPr>
          <w:rFonts w:ascii="Times New Roman" w:hAnsi="Times New Roman" w:cs="Times New Roman"/>
          <w:sz w:val="18"/>
          <w:szCs w:val="18"/>
        </w:rPr>
      </w:pPr>
      <w:r w:rsidRPr="00AB39BF">
        <w:rPr>
          <w:rFonts w:ascii="Times New Roman" w:hAnsi="Times New Roman" w:cs="Times New Roman"/>
          <w:sz w:val="18"/>
          <w:szCs w:val="18"/>
        </w:rPr>
        <w:t>Our proposed system is constructed with two functional</w:t>
      </w:r>
      <w:r w:rsidR="00261374" w:rsidRPr="00AB39BF">
        <w:rPr>
          <w:rFonts w:ascii="Times New Roman" w:hAnsi="Times New Roman" w:cs="Times New Roman"/>
          <w:sz w:val="18"/>
          <w:szCs w:val="18"/>
        </w:rPr>
        <w:t xml:space="preserve">ities: HIT posting and feedback </w:t>
      </w:r>
      <w:r w:rsidR="00B551E1" w:rsidRPr="00AB39BF">
        <w:rPr>
          <w:rFonts w:ascii="Times New Roman" w:hAnsi="Times New Roman" w:cs="Times New Roman"/>
          <w:sz w:val="18"/>
          <w:szCs w:val="18"/>
        </w:rPr>
        <w:t>visualization</w:t>
      </w:r>
      <w:r w:rsidRPr="00AB39BF">
        <w:rPr>
          <w:rFonts w:ascii="Times New Roman" w:hAnsi="Times New Roman" w:cs="Times New Roman"/>
          <w:sz w:val="18"/>
          <w:szCs w:val="18"/>
        </w:rPr>
        <w:t xml:space="preserve">. The HIT posting functionality allows requesters to post their ideal HITs on Amazon Mechanical Turk through our user interface with their unique Amazon Web Service (AWS) credentials. After successfully posting their HITs, </w:t>
      </w:r>
      <w:r w:rsidR="00F33865" w:rsidRPr="00AB39BF">
        <w:rPr>
          <w:rFonts w:ascii="Times New Roman" w:hAnsi="Times New Roman" w:cs="Times New Roman"/>
          <w:sz w:val="18"/>
          <w:szCs w:val="18"/>
        </w:rPr>
        <w:t xml:space="preserve">the requesters can track their HITs using </w:t>
      </w:r>
      <w:r w:rsidR="002F4D0F" w:rsidRPr="00AB39BF">
        <w:rPr>
          <w:rFonts w:ascii="Times New Roman" w:hAnsi="Times New Roman" w:cs="Times New Roman"/>
          <w:sz w:val="18"/>
          <w:szCs w:val="18"/>
        </w:rPr>
        <w:t xml:space="preserve">the </w:t>
      </w:r>
      <w:r w:rsidR="007528EF" w:rsidRPr="00AB39BF">
        <w:rPr>
          <w:rFonts w:ascii="Times New Roman" w:hAnsi="Times New Roman" w:cs="Times New Roman"/>
          <w:sz w:val="18"/>
          <w:szCs w:val="18"/>
        </w:rPr>
        <w:t>identity number</w:t>
      </w:r>
      <w:r w:rsidR="00F33865" w:rsidRPr="00AB39BF">
        <w:rPr>
          <w:rFonts w:ascii="Times New Roman" w:hAnsi="Times New Roman" w:cs="Times New Roman"/>
          <w:sz w:val="18"/>
          <w:szCs w:val="18"/>
        </w:rPr>
        <w:t xml:space="preserve"> </w:t>
      </w:r>
      <w:r w:rsidRPr="00AB39BF">
        <w:rPr>
          <w:rFonts w:ascii="Times New Roman" w:hAnsi="Times New Roman" w:cs="Times New Roman"/>
          <w:sz w:val="18"/>
          <w:szCs w:val="18"/>
        </w:rPr>
        <w:t xml:space="preserve">the system provides </w:t>
      </w:r>
      <w:r w:rsidR="00F33865" w:rsidRPr="00AB39BF">
        <w:rPr>
          <w:rFonts w:ascii="Times New Roman" w:hAnsi="Times New Roman" w:cs="Times New Roman"/>
          <w:sz w:val="18"/>
          <w:szCs w:val="18"/>
        </w:rPr>
        <w:t>them</w:t>
      </w:r>
      <w:r w:rsidRPr="00AB39BF">
        <w:rPr>
          <w:rFonts w:ascii="Times New Roman" w:hAnsi="Times New Roman" w:cs="Times New Roman"/>
          <w:sz w:val="18"/>
          <w:szCs w:val="18"/>
        </w:rPr>
        <w:t xml:space="preserve">. The feedback collection functionality provides </w:t>
      </w:r>
      <w:r w:rsidR="00C73565" w:rsidRPr="00AB39BF">
        <w:rPr>
          <w:rFonts w:ascii="Times New Roman" w:hAnsi="Times New Roman" w:cs="Times New Roman"/>
          <w:sz w:val="18"/>
          <w:szCs w:val="18"/>
        </w:rPr>
        <w:t xml:space="preserve">a </w:t>
      </w:r>
      <w:r w:rsidRPr="00AB39BF">
        <w:rPr>
          <w:rFonts w:ascii="Times New Roman" w:hAnsi="Times New Roman" w:cs="Times New Roman"/>
          <w:sz w:val="18"/>
          <w:szCs w:val="18"/>
        </w:rPr>
        <w:t>dynamic HITs information tracking and result</w:t>
      </w:r>
      <w:r w:rsidR="00C73565" w:rsidRPr="00AB39BF">
        <w:rPr>
          <w:rFonts w:ascii="Times New Roman" w:hAnsi="Times New Roman" w:cs="Times New Roman"/>
          <w:sz w:val="18"/>
          <w:szCs w:val="18"/>
        </w:rPr>
        <w:t xml:space="preserve">s in </w:t>
      </w:r>
      <w:r w:rsidR="007C139E" w:rsidRPr="00AB39BF">
        <w:rPr>
          <w:rFonts w:ascii="Times New Roman" w:hAnsi="Times New Roman" w:cs="Times New Roman"/>
          <w:sz w:val="18"/>
          <w:szCs w:val="18"/>
        </w:rPr>
        <w:t>a visualization</w:t>
      </w:r>
      <w:r w:rsidRPr="00AB39BF">
        <w:rPr>
          <w:rFonts w:ascii="Times New Roman" w:hAnsi="Times New Roman" w:cs="Times New Roman"/>
          <w:sz w:val="18"/>
          <w:szCs w:val="18"/>
        </w:rPr>
        <w:t xml:space="preserve"> for the users to decide whether they should </w:t>
      </w:r>
      <w:r w:rsidR="007C139E" w:rsidRPr="00AB39BF">
        <w:rPr>
          <w:rFonts w:ascii="Times New Roman" w:hAnsi="Times New Roman" w:cs="Times New Roman"/>
          <w:sz w:val="18"/>
          <w:szCs w:val="18"/>
        </w:rPr>
        <w:t>stop collecting the HITs for the batch or not</w:t>
      </w:r>
      <w:r w:rsidRPr="00AB39BF">
        <w:rPr>
          <w:rFonts w:ascii="Times New Roman" w:hAnsi="Times New Roman" w:cs="Times New Roman"/>
          <w:sz w:val="18"/>
          <w:szCs w:val="18"/>
        </w:rPr>
        <w:t>. The general workflow of the system is shown in Figure 1.</w:t>
      </w:r>
    </w:p>
    <w:p w14:paraId="4BCCFA29" w14:textId="31783FAB" w:rsidR="003E1379" w:rsidRPr="00AB39BF" w:rsidRDefault="00220BD3">
      <w:pPr>
        <w:keepNext/>
        <w:spacing w:after="120"/>
      </w:pPr>
      <w:r w:rsidRPr="00AB39BF">
        <w:rPr>
          <w:noProof/>
          <w:lang w:eastAsia="ko-KR"/>
        </w:rPr>
        <w:drawing>
          <wp:inline distT="0" distB="0" distL="0" distR="0" wp14:anchorId="7C24723B" wp14:editId="47903DFC">
            <wp:extent cx="3047658" cy="1540933"/>
            <wp:effectExtent l="0" t="0" r="635" b="8890"/>
            <wp:docPr id="20" name="Picture 1" descr="未命名:Users:aaron:Desktop: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Users:aaron:Desktop:Slide1.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7408" b="15177"/>
                    <a:stretch/>
                  </pic:blipFill>
                  <pic:spPr bwMode="auto">
                    <a:xfrm>
                      <a:off x="0" y="0"/>
                      <a:ext cx="3048000" cy="154110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BF152F9" w14:textId="265A3374" w:rsidR="003E1379" w:rsidRPr="00AB39BF" w:rsidRDefault="003E1379">
      <w:pPr>
        <w:pStyle w:val="Caption"/>
        <w:jc w:val="both"/>
        <w:rPr>
          <w:rFonts w:cs="Times New Roman"/>
        </w:rPr>
        <w:pPrChange w:id="41" w:author="Grace Yen" w:date="2014-05-13T14:51:00Z">
          <w:pPr>
            <w:pStyle w:val="Caption"/>
          </w:pPr>
        </w:pPrChange>
      </w:pPr>
      <w:r w:rsidRPr="00AB39BF">
        <w:rPr>
          <w:rFonts w:cs="Times New Roman"/>
        </w:rPr>
        <w:t xml:space="preserve">Figure </w:t>
      </w:r>
      <w:r w:rsidRPr="00C01561">
        <w:rPr>
          <w:rFonts w:cs="Times New Roman"/>
        </w:rPr>
        <w:fldChar w:fldCharType="begin"/>
      </w:r>
      <w:r w:rsidRPr="00AB39BF">
        <w:rPr>
          <w:rFonts w:cs="Times New Roman"/>
        </w:rPr>
        <w:instrText xml:space="preserve"> SEQ Figure \* ARABIC </w:instrText>
      </w:r>
      <w:r w:rsidRPr="00C01561">
        <w:rPr>
          <w:rFonts w:cs="Times New Roman"/>
          <w:rPrChange w:id="42" w:author="Grace Yen" w:date="2014-05-13T14:50:00Z">
            <w:rPr>
              <w:rFonts w:cs="Times New Roman"/>
            </w:rPr>
          </w:rPrChange>
        </w:rPr>
        <w:fldChar w:fldCharType="separate"/>
      </w:r>
      <w:r w:rsidR="0057025B" w:rsidRPr="00AB39BF">
        <w:rPr>
          <w:rFonts w:cs="Times New Roman"/>
          <w:noProof/>
        </w:rPr>
        <w:t>1</w:t>
      </w:r>
      <w:r w:rsidRPr="00C01561">
        <w:rPr>
          <w:rFonts w:cs="Times New Roman"/>
        </w:rPr>
        <w:fldChar w:fldCharType="end"/>
      </w:r>
      <w:r w:rsidRPr="00AB39BF">
        <w:rPr>
          <w:rFonts w:cs="Times New Roman"/>
        </w:rPr>
        <w:t xml:space="preserve"> Workflow of proposed system</w:t>
      </w:r>
    </w:p>
    <w:p w14:paraId="4408D128" w14:textId="2AAEC8A7" w:rsidR="003E1379" w:rsidRPr="00AB39BF" w:rsidRDefault="003E1379">
      <w:pPr>
        <w:pStyle w:val="Body"/>
        <w:jc w:val="both"/>
        <w:rPr>
          <w:rFonts w:ascii="Times New Roman" w:hAnsi="Times New Roman" w:cs="Times New Roman"/>
          <w:sz w:val="18"/>
          <w:szCs w:val="18"/>
        </w:rPr>
      </w:pPr>
      <w:r w:rsidRPr="00AB39BF">
        <w:rPr>
          <w:rFonts w:ascii="Times New Roman" w:hAnsi="Times New Roman" w:cs="Times New Roman"/>
          <w:sz w:val="18"/>
          <w:szCs w:val="18"/>
        </w:rPr>
        <w:t xml:space="preserve">The HIT posting page </w:t>
      </w:r>
      <w:r w:rsidR="003D6117" w:rsidRPr="00AB39BF">
        <w:rPr>
          <w:rFonts w:ascii="Times New Roman" w:hAnsi="Times New Roman" w:cs="Times New Roman"/>
          <w:sz w:val="18"/>
          <w:szCs w:val="18"/>
        </w:rPr>
        <w:t>was</w:t>
      </w:r>
      <w:r w:rsidRPr="00AB39BF">
        <w:rPr>
          <w:rFonts w:ascii="Times New Roman" w:hAnsi="Times New Roman" w:cs="Times New Roman"/>
          <w:sz w:val="18"/>
          <w:szCs w:val="18"/>
        </w:rPr>
        <w:t xml:space="preserve"> developed with boto, a python interface supporting Amazon Web Service APIs. In the boto.mturk package, APIs are provided to manage activities on Amazon Mechanical Turk, including connection, HIT layout design, HIT creating and tracking, price managing and notification. </w:t>
      </w:r>
      <w:r w:rsidR="00FC4439" w:rsidRPr="00AB39BF">
        <w:rPr>
          <w:rFonts w:ascii="Times New Roman" w:hAnsi="Times New Roman" w:cs="Times New Roman"/>
          <w:sz w:val="18"/>
          <w:szCs w:val="18"/>
        </w:rPr>
        <w:t>Several</w:t>
      </w:r>
      <w:r w:rsidRPr="00AB39BF">
        <w:rPr>
          <w:rFonts w:ascii="Times New Roman" w:hAnsi="Times New Roman" w:cs="Times New Roman"/>
          <w:sz w:val="18"/>
          <w:szCs w:val="18"/>
        </w:rPr>
        <w:t xml:space="preserve"> major APIs </w:t>
      </w:r>
      <w:r w:rsidR="00F26046" w:rsidRPr="00AB39BF">
        <w:rPr>
          <w:rFonts w:ascii="Times New Roman" w:hAnsi="Times New Roman" w:cs="Times New Roman"/>
          <w:sz w:val="18"/>
          <w:szCs w:val="18"/>
        </w:rPr>
        <w:t xml:space="preserve">were </w:t>
      </w:r>
      <w:r w:rsidRPr="00AB39BF">
        <w:rPr>
          <w:rFonts w:ascii="Times New Roman" w:hAnsi="Times New Roman" w:cs="Times New Roman"/>
          <w:sz w:val="18"/>
          <w:szCs w:val="18"/>
        </w:rPr>
        <w:t xml:space="preserve">applied to implement our </w:t>
      </w:r>
      <w:r w:rsidR="00FC4439" w:rsidRPr="00AB39BF">
        <w:rPr>
          <w:rFonts w:ascii="Times New Roman" w:hAnsi="Times New Roman" w:cs="Times New Roman"/>
          <w:sz w:val="18"/>
          <w:szCs w:val="18"/>
        </w:rPr>
        <w:t>system</w:t>
      </w:r>
      <w:r w:rsidRPr="00AB39BF">
        <w:rPr>
          <w:rFonts w:ascii="Times New Roman" w:hAnsi="Times New Roman" w:cs="Times New Roman"/>
          <w:sz w:val="18"/>
          <w:szCs w:val="18"/>
        </w:rPr>
        <w:t xml:space="preserve">: </w:t>
      </w:r>
    </w:p>
    <w:p w14:paraId="214CB5F0" w14:textId="77777777" w:rsidR="003E1379" w:rsidRPr="00AB39BF" w:rsidRDefault="003E1379">
      <w:pPr>
        <w:pStyle w:val="Body"/>
        <w:jc w:val="both"/>
        <w:rPr>
          <w:rFonts w:ascii="Times New Roman" w:hAnsi="Times New Roman" w:cs="Times New Roman"/>
          <w:sz w:val="18"/>
          <w:szCs w:val="18"/>
        </w:rPr>
      </w:pPr>
      <w:r w:rsidRPr="00AB39BF">
        <w:rPr>
          <w:rFonts w:ascii="Times New Roman" w:hAnsi="Times New Roman" w:cs="Times New Roman"/>
          <w:i/>
          <w:sz w:val="18"/>
          <w:szCs w:val="18"/>
        </w:rPr>
        <w:t>connection.MTurkConnection()</w:t>
      </w:r>
      <w:r w:rsidRPr="00AB39BF">
        <w:rPr>
          <w:rFonts w:ascii="Times New Roman" w:hAnsi="Times New Roman" w:cs="Times New Roman"/>
          <w:sz w:val="18"/>
          <w:szCs w:val="18"/>
        </w:rPr>
        <w:t xml:space="preserve"> allows providers to connect to Amazon Mechanical Turk with their AWS access keys. This is one of the essential functions for requesters to communicate with Mturk.</w:t>
      </w:r>
    </w:p>
    <w:p w14:paraId="16EC79D4" w14:textId="124A0A5A" w:rsidR="003E1379" w:rsidRPr="00AB39BF" w:rsidRDefault="003E1379">
      <w:pPr>
        <w:pStyle w:val="Body"/>
        <w:jc w:val="both"/>
        <w:rPr>
          <w:rFonts w:ascii="Times New Roman" w:hAnsi="Times New Roman" w:cs="Times New Roman"/>
          <w:sz w:val="18"/>
          <w:szCs w:val="18"/>
        </w:rPr>
      </w:pPr>
      <w:r w:rsidRPr="00AB39BF">
        <w:rPr>
          <w:rFonts w:ascii="Times New Roman" w:hAnsi="Times New Roman" w:cs="Times New Roman"/>
          <w:i/>
          <w:sz w:val="18"/>
          <w:szCs w:val="18"/>
        </w:rPr>
        <w:lastRenderedPageBreak/>
        <w:t>create_hit()</w:t>
      </w:r>
      <w:r w:rsidRPr="00AB39BF">
        <w:rPr>
          <w:rFonts w:ascii="Times New Roman" w:hAnsi="Times New Roman" w:cs="Times New Roman"/>
          <w:sz w:val="18"/>
          <w:szCs w:val="18"/>
        </w:rPr>
        <w:t xml:space="preserve"> is </w:t>
      </w:r>
      <w:r w:rsidR="0024212D" w:rsidRPr="00AB39BF">
        <w:rPr>
          <w:rFonts w:ascii="Times New Roman" w:hAnsi="Times New Roman" w:cs="Times New Roman"/>
          <w:sz w:val="18"/>
          <w:szCs w:val="18"/>
        </w:rPr>
        <w:t xml:space="preserve">a </w:t>
      </w:r>
      <w:r w:rsidRPr="00AB39BF">
        <w:rPr>
          <w:rFonts w:ascii="Times New Roman" w:hAnsi="Times New Roman" w:cs="Times New Roman"/>
          <w:sz w:val="18"/>
          <w:szCs w:val="18"/>
        </w:rPr>
        <w:t xml:space="preserve">key function </w:t>
      </w:r>
      <w:r w:rsidR="00F627A4" w:rsidRPr="00AB39BF">
        <w:rPr>
          <w:rFonts w:ascii="Times New Roman" w:hAnsi="Times New Roman" w:cs="Times New Roman"/>
          <w:sz w:val="18"/>
          <w:szCs w:val="18"/>
        </w:rPr>
        <w:t>that publishes</w:t>
      </w:r>
      <w:r w:rsidRPr="00AB39BF">
        <w:rPr>
          <w:rFonts w:ascii="Times New Roman" w:hAnsi="Times New Roman" w:cs="Times New Roman"/>
          <w:sz w:val="18"/>
          <w:szCs w:val="18"/>
        </w:rPr>
        <w:t xml:space="preserve"> HITs on Amazon Mturk, either on </w:t>
      </w:r>
      <w:r w:rsidR="00B2516B" w:rsidRPr="00AB39BF">
        <w:rPr>
          <w:rFonts w:ascii="Times New Roman" w:hAnsi="Times New Roman" w:cs="Times New Roman"/>
          <w:sz w:val="18"/>
          <w:szCs w:val="18"/>
        </w:rPr>
        <w:t xml:space="preserve">the </w:t>
      </w:r>
      <w:r w:rsidRPr="00AB39BF">
        <w:rPr>
          <w:rFonts w:ascii="Times New Roman" w:hAnsi="Times New Roman" w:cs="Times New Roman"/>
          <w:sz w:val="18"/>
          <w:szCs w:val="18"/>
        </w:rPr>
        <w:t xml:space="preserve">real Mturk or on SandBox. We created a survey HIT </w:t>
      </w:r>
      <w:r w:rsidR="001A7E9D" w:rsidRPr="00AB39BF">
        <w:rPr>
          <w:rFonts w:ascii="Times New Roman" w:hAnsi="Times New Roman" w:cs="Times New Roman"/>
          <w:sz w:val="18"/>
          <w:szCs w:val="18"/>
        </w:rPr>
        <w:t>file that stored</w:t>
      </w:r>
      <w:r w:rsidRPr="00AB39BF">
        <w:rPr>
          <w:rFonts w:ascii="Times New Roman" w:hAnsi="Times New Roman" w:cs="Times New Roman"/>
          <w:sz w:val="18"/>
          <w:szCs w:val="18"/>
        </w:rPr>
        <w:t xml:space="preserve"> the questions, URLs and control parameters. Then we </w:t>
      </w:r>
      <w:r w:rsidR="002F1201" w:rsidRPr="00AB39BF">
        <w:rPr>
          <w:rFonts w:ascii="Times New Roman" w:hAnsi="Times New Roman" w:cs="Times New Roman"/>
          <w:sz w:val="18"/>
          <w:szCs w:val="18"/>
        </w:rPr>
        <w:t xml:space="preserve">were </w:t>
      </w:r>
      <w:r w:rsidRPr="00AB39BF">
        <w:rPr>
          <w:rFonts w:ascii="Times New Roman" w:hAnsi="Times New Roman" w:cs="Times New Roman"/>
          <w:sz w:val="18"/>
          <w:szCs w:val="18"/>
        </w:rPr>
        <w:t>able to decide to publish the HITs on SandBox or real Mturk</w:t>
      </w:r>
      <w:r w:rsidR="002F1201" w:rsidRPr="00AB39BF">
        <w:rPr>
          <w:rFonts w:ascii="Times New Roman" w:hAnsi="Times New Roman" w:cs="Times New Roman"/>
          <w:sz w:val="18"/>
          <w:szCs w:val="18"/>
        </w:rPr>
        <w:t xml:space="preserve"> </w:t>
      </w:r>
      <w:r w:rsidR="00B954D6" w:rsidRPr="00AB39BF">
        <w:rPr>
          <w:rFonts w:ascii="Times New Roman" w:hAnsi="Times New Roman" w:cs="Times New Roman"/>
          <w:sz w:val="18"/>
          <w:szCs w:val="18"/>
        </w:rPr>
        <w:t>using</w:t>
      </w:r>
      <w:r w:rsidR="002F1201" w:rsidRPr="00AB39BF">
        <w:rPr>
          <w:rFonts w:ascii="Times New Roman" w:hAnsi="Times New Roman" w:cs="Times New Roman"/>
          <w:sz w:val="18"/>
          <w:szCs w:val="18"/>
        </w:rPr>
        <w:t xml:space="preserve"> control flags</w:t>
      </w:r>
      <w:r w:rsidRPr="00AB39BF">
        <w:rPr>
          <w:rFonts w:ascii="Times New Roman" w:hAnsi="Times New Roman" w:cs="Times New Roman"/>
          <w:sz w:val="18"/>
          <w:szCs w:val="18"/>
        </w:rPr>
        <w:t>.</w:t>
      </w:r>
    </w:p>
    <w:p w14:paraId="090A71FE" w14:textId="12A9B549" w:rsidR="003E1379" w:rsidRPr="00AB39BF" w:rsidRDefault="003E1379">
      <w:pPr>
        <w:pStyle w:val="Body"/>
        <w:jc w:val="both"/>
        <w:rPr>
          <w:rFonts w:ascii="Times New Roman" w:hAnsi="Times New Roman" w:cs="Times New Roman"/>
          <w:sz w:val="18"/>
          <w:szCs w:val="18"/>
        </w:rPr>
      </w:pPr>
      <w:r w:rsidRPr="00AB39BF">
        <w:rPr>
          <w:rFonts w:ascii="Times New Roman" w:hAnsi="Times New Roman" w:cs="Times New Roman"/>
          <w:i/>
          <w:sz w:val="18"/>
          <w:szCs w:val="18"/>
        </w:rPr>
        <w:t>get_assignment()</w:t>
      </w:r>
      <w:r w:rsidRPr="00AB39BF">
        <w:rPr>
          <w:rFonts w:ascii="Times New Roman" w:hAnsi="Times New Roman" w:cs="Times New Roman"/>
          <w:sz w:val="18"/>
          <w:szCs w:val="18"/>
        </w:rPr>
        <w:t xml:space="preserve"> is the function </w:t>
      </w:r>
      <w:r w:rsidR="00F627A4" w:rsidRPr="00AB39BF">
        <w:rPr>
          <w:rFonts w:ascii="Times New Roman" w:hAnsi="Times New Roman" w:cs="Times New Roman"/>
          <w:sz w:val="18"/>
          <w:szCs w:val="18"/>
        </w:rPr>
        <w:t>that obtains</w:t>
      </w:r>
      <w:r w:rsidRPr="00AB39BF">
        <w:rPr>
          <w:rFonts w:ascii="Times New Roman" w:hAnsi="Times New Roman" w:cs="Times New Roman"/>
          <w:sz w:val="18"/>
          <w:szCs w:val="18"/>
        </w:rPr>
        <w:t xml:space="preserve"> HIT completion information in real time. It </w:t>
      </w:r>
      <w:r w:rsidR="00AA7488" w:rsidRPr="00AB39BF">
        <w:rPr>
          <w:rFonts w:ascii="Times New Roman" w:hAnsi="Times New Roman" w:cs="Times New Roman"/>
          <w:sz w:val="18"/>
          <w:szCs w:val="18"/>
        </w:rPr>
        <w:t>returns</w:t>
      </w:r>
      <w:r w:rsidR="001402CE" w:rsidRPr="00AB39BF">
        <w:rPr>
          <w:rFonts w:ascii="Times New Roman" w:hAnsi="Times New Roman" w:cs="Times New Roman"/>
          <w:sz w:val="18"/>
          <w:szCs w:val="18"/>
        </w:rPr>
        <w:t xml:space="preserve"> the</w:t>
      </w:r>
      <w:r w:rsidRPr="00AB39BF">
        <w:rPr>
          <w:rFonts w:ascii="Times New Roman" w:hAnsi="Times New Roman" w:cs="Times New Roman"/>
          <w:sz w:val="18"/>
          <w:szCs w:val="18"/>
        </w:rPr>
        <w:t xml:space="preserve"> answers for each question posted, completion time, worker identity information and so forth. Calling this function periodically help</w:t>
      </w:r>
      <w:r w:rsidR="005B7A0B" w:rsidRPr="00AB39BF">
        <w:rPr>
          <w:rFonts w:ascii="Times New Roman" w:hAnsi="Times New Roman" w:cs="Times New Roman"/>
          <w:sz w:val="18"/>
          <w:szCs w:val="18"/>
        </w:rPr>
        <w:t>ed</w:t>
      </w:r>
      <w:r w:rsidRPr="00AB39BF">
        <w:rPr>
          <w:rFonts w:ascii="Times New Roman" w:hAnsi="Times New Roman" w:cs="Times New Roman"/>
          <w:sz w:val="18"/>
          <w:szCs w:val="18"/>
        </w:rPr>
        <w:t xml:space="preserve"> </w:t>
      </w:r>
      <w:r w:rsidR="000F14F8" w:rsidRPr="00AB39BF">
        <w:rPr>
          <w:rFonts w:ascii="Times New Roman" w:hAnsi="Times New Roman" w:cs="Times New Roman"/>
          <w:sz w:val="18"/>
          <w:szCs w:val="18"/>
        </w:rPr>
        <w:t xml:space="preserve">us update </w:t>
      </w:r>
      <w:r w:rsidR="0054281C" w:rsidRPr="00AB39BF">
        <w:rPr>
          <w:rFonts w:ascii="Times New Roman" w:hAnsi="Times New Roman" w:cs="Times New Roman"/>
          <w:sz w:val="18"/>
          <w:szCs w:val="18"/>
        </w:rPr>
        <w:t xml:space="preserve">the </w:t>
      </w:r>
      <w:r w:rsidRPr="00AB39BF">
        <w:rPr>
          <w:rFonts w:ascii="Times New Roman" w:hAnsi="Times New Roman" w:cs="Times New Roman"/>
          <w:sz w:val="18"/>
          <w:szCs w:val="18"/>
        </w:rPr>
        <w:t>dynamic feedback.</w:t>
      </w:r>
    </w:p>
    <w:p w14:paraId="70C3C4AF" w14:textId="77777777" w:rsidR="003E1379" w:rsidRPr="00AB39BF" w:rsidRDefault="003E1379" w:rsidP="00AC305C">
      <w:pPr>
        <w:pStyle w:val="Body"/>
        <w:spacing w:before="120"/>
        <w:jc w:val="both"/>
        <w:rPr>
          <w:rFonts w:ascii="Times New Roman" w:hAnsi="Times New Roman" w:cs="Times New Roman"/>
          <w:i/>
          <w:sz w:val="18"/>
          <w:szCs w:val="18"/>
        </w:rPr>
      </w:pPr>
      <w:r w:rsidRPr="00AB39BF">
        <w:rPr>
          <w:rFonts w:ascii="Times New Roman" w:hAnsi="Times New Roman" w:cs="Times New Roman"/>
          <w:i/>
          <w:sz w:val="18"/>
          <w:szCs w:val="18"/>
        </w:rPr>
        <w:t>Posting HITs</w:t>
      </w:r>
    </w:p>
    <w:p w14:paraId="15A89B4E" w14:textId="54DF15BC" w:rsidR="003E1379" w:rsidRPr="00AB39BF" w:rsidRDefault="003E1379">
      <w:pPr>
        <w:pStyle w:val="Body"/>
        <w:jc w:val="both"/>
        <w:rPr>
          <w:rFonts w:ascii="Times New Roman" w:hAnsi="Times New Roman" w:cs="Times New Roman"/>
          <w:sz w:val="18"/>
          <w:szCs w:val="18"/>
        </w:rPr>
      </w:pPr>
      <w:r w:rsidRPr="00AB39BF">
        <w:rPr>
          <w:rFonts w:ascii="Times New Roman" w:hAnsi="Times New Roman" w:cs="Times New Roman"/>
          <w:sz w:val="18"/>
          <w:szCs w:val="18"/>
        </w:rPr>
        <w:t>In the posting HITs functionality, AJAX technology is applied for the front-end development, while PHP is used to pass variables and call system functions</w:t>
      </w:r>
      <w:r w:rsidR="006176E8" w:rsidRPr="00AB39BF">
        <w:rPr>
          <w:rFonts w:ascii="Times New Roman" w:hAnsi="Times New Roman" w:cs="Times New Roman"/>
          <w:sz w:val="18"/>
          <w:szCs w:val="18"/>
        </w:rPr>
        <w:t xml:space="preserve"> at the server-end</w:t>
      </w:r>
      <w:r w:rsidRPr="00AB39BF">
        <w:rPr>
          <w:rFonts w:ascii="Times New Roman" w:hAnsi="Times New Roman" w:cs="Times New Roman"/>
          <w:sz w:val="18"/>
          <w:szCs w:val="18"/>
        </w:rPr>
        <w:t xml:space="preserve">. </w:t>
      </w:r>
    </w:p>
    <w:p w14:paraId="3695680B" w14:textId="7F264DC0" w:rsidR="003E1379" w:rsidRPr="00AB39BF" w:rsidRDefault="003E1379">
      <w:pPr>
        <w:rPr>
          <w:szCs w:val="18"/>
        </w:rPr>
      </w:pPr>
      <w:r w:rsidRPr="00AB39BF">
        <w:rPr>
          <w:szCs w:val="18"/>
        </w:rPr>
        <w:t xml:space="preserve">The design of the user interface is shown in Figure 2. </w:t>
      </w:r>
      <w:r w:rsidR="00F81995" w:rsidRPr="00AB39BF">
        <w:rPr>
          <w:szCs w:val="18"/>
        </w:rPr>
        <w:t xml:space="preserve">On </w:t>
      </w:r>
      <w:r w:rsidRPr="00AB39BF">
        <w:rPr>
          <w:szCs w:val="18"/>
        </w:rPr>
        <w:t>this page</w:t>
      </w:r>
      <w:r w:rsidR="00737CF1" w:rsidRPr="00AB39BF">
        <w:rPr>
          <w:szCs w:val="18"/>
        </w:rPr>
        <w:t>,</w:t>
      </w:r>
      <w:r w:rsidRPr="00AB39BF">
        <w:rPr>
          <w:szCs w:val="18"/>
        </w:rPr>
        <w:t xml:space="preserve"> we allow the requester to post surveys for his Kickstarter project by </w:t>
      </w:r>
      <w:r w:rsidR="001A06A1" w:rsidRPr="00AB39BF">
        <w:rPr>
          <w:szCs w:val="18"/>
        </w:rPr>
        <w:t xml:space="preserve">simply </w:t>
      </w:r>
      <w:r w:rsidRPr="00AB39BF">
        <w:rPr>
          <w:szCs w:val="18"/>
        </w:rPr>
        <w:t>copying the URL of the original project</w:t>
      </w:r>
      <w:r w:rsidR="00824610" w:rsidRPr="00AB39BF">
        <w:rPr>
          <w:szCs w:val="18"/>
        </w:rPr>
        <w:t xml:space="preserve"> page</w:t>
      </w:r>
      <w:r w:rsidRPr="00AB39BF">
        <w:rPr>
          <w:szCs w:val="18"/>
        </w:rPr>
        <w:t xml:space="preserve">. The requester </w:t>
      </w:r>
      <w:r w:rsidR="00C271A5" w:rsidRPr="00AB39BF">
        <w:rPr>
          <w:szCs w:val="18"/>
        </w:rPr>
        <w:t>also has to enter the</w:t>
      </w:r>
      <w:r w:rsidRPr="00AB39BF">
        <w:rPr>
          <w:szCs w:val="18"/>
        </w:rPr>
        <w:t xml:space="preserve"> HIT title, </w:t>
      </w:r>
      <w:r w:rsidR="00C271A5" w:rsidRPr="00AB39BF">
        <w:rPr>
          <w:szCs w:val="18"/>
        </w:rPr>
        <w:t>description</w:t>
      </w:r>
      <w:r w:rsidRPr="00AB39BF">
        <w:rPr>
          <w:szCs w:val="18"/>
        </w:rPr>
        <w:t>,</w:t>
      </w:r>
      <w:r w:rsidR="002F3279" w:rsidRPr="00AB39BF">
        <w:rPr>
          <w:szCs w:val="18"/>
        </w:rPr>
        <w:t xml:space="preserve"> and</w:t>
      </w:r>
      <w:r w:rsidRPr="00AB39BF">
        <w:rPr>
          <w:szCs w:val="18"/>
        </w:rPr>
        <w:t xml:space="preserve"> keywords </w:t>
      </w:r>
      <w:r w:rsidR="00C104D2" w:rsidRPr="00AB39BF">
        <w:rPr>
          <w:szCs w:val="18"/>
        </w:rPr>
        <w:t xml:space="preserve">that </w:t>
      </w:r>
      <w:r w:rsidRPr="00AB39BF">
        <w:rPr>
          <w:szCs w:val="18"/>
        </w:rPr>
        <w:t xml:space="preserve">will be displayed on the created HIT page. </w:t>
      </w:r>
      <w:r w:rsidR="00096826" w:rsidRPr="00AB39BF">
        <w:rPr>
          <w:szCs w:val="18"/>
        </w:rPr>
        <w:t>T</w:t>
      </w:r>
      <w:r w:rsidRPr="00AB39BF">
        <w:rPr>
          <w:szCs w:val="18"/>
        </w:rPr>
        <w:t>he requester can set control parameters about how the HIT will be published</w:t>
      </w:r>
      <w:r w:rsidR="00096826" w:rsidRPr="00AB39BF">
        <w:rPr>
          <w:szCs w:val="18"/>
        </w:rPr>
        <w:t xml:space="preserve"> </w:t>
      </w:r>
      <w:r w:rsidR="00EE5CC2" w:rsidRPr="00AB39BF">
        <w:rPr>
          <w:szCs w:val="18"/>
        </w:rPr>
        <w:t>by entering the</w:t>
      </w:r>
      <w:r w:rsidRPr="00AB39BF">
        <w:rPr>
          <w:szCs w:val="18"/>
        </w:rPr>
        <w:t xml:space="preserve"> reward amount, number of HITs, time </w:t>
      </w:r>
      <w:r w:rsidR="00EE5CC2" w:rsidRPr="00AB39BF">
        <w:rPr>
          <w:szCs w:val="18"/>
        </w:rPr>
        <w:t>allotted</w:t>
      </w:r>
      <w:r w:rsidRPr="00AB39BF">
        <w:rPr>
          <w:szCs w:val="18"/>
        </w:rPr>
        <w:t xml:space="preserve">, expiration date, </w:t>
      </w:r>
      <w:r w:rsidR="00EE5CC2" w:rsidRPr="00AB39BF">
        <w:rPr>
          <w:szCs w:val="18"/>
        </w:rPr>
        <w:t xml:space="preserve">and </w:t>
      </w:r>
      <w:r w:rsidRPr="00AB39BF">
        <w:rPr>
          <w:szCs w:val="18"/>
        </w:rPr>
        <w:t xml:space="preserve">approval delay, </w:t>
      </w:r>
      <w:r w:rsidR="00EE5CC2" w:rsidRPr="00AB39BF">
        <w:rPr>
          <w:szCs w:val="18"/>
        </w:rPr>
        <w:t xml:space="preserve">as </w:t>
      </w:r>
      <w:r w:rsidR="00DC256B" w:rsidRPr="00AB39BF">
        <w:rPr>
          <w:szCs w:val="18"/>
        </w:rPr>
        <w:t>he</w:t>
      </w:r>
      <w:r w:rsidR="00EE5CC2" w:rsidRPr="00AB39BF">
        <w:rPr>
          <w:szCs w:val="18"/>
        </w:rPr>
        <w:t xml:space="preserve"> would if </w:t>
      </w:r>
      <w:r w:rsidR="00DC256B" w:rsidRPr="00AB39BF">
        <w:rPr>
          <w:szCs w:val="18"/>
        </w:rPr>
        <w:t>he</w:t>
      </w:r>
      <w:r w:rsidR="00EE5CC2" w:rsidRPr="00AB39BF">
        <w:rPr>
          <w:szCs w:val="18"/>
        </w:rPr>
        <w:t xml:space="preserve"> were </w:t>
      </w:r>
      <w:r w:rsidR="00FB6CBC" w:rsidRPr="00AB39BF">
        <w:rPr>
          <w:szCs w:val="18"/>
        </w:rPr>
        <w:t>to post</w:t>
      </w:r>
      <w:r w:rsidR="00EE5CC2" w:rsidRPr="00AB39BF">
        <w:rPr>
          <w:szCs w:val="18"/>
        </w:rPr>
        <w:t xml:space="preserve"> directly</w:t>
      </w:r>
      <w:r w:rsidRPr="00AB39BF">
        <w:rPr>
          <w:szCs w:val="18"/>
        </w:rPr>
        <w:t xml:space="preserve"> on Amazon </w:t>
      </w:r>
      <w:r w:rsidR="00DC256B" w:rsidRPr="00AB39BF">
        <w:rPr>
          <w:szCs w:val="18"/>
        </w:rPr>
        <w:t>MTurk</w:t>
      </w:r>
      <w:r w:rsidRPr="00AB39BF">
        <w:rPr>
          <w:szCs w:val="18"/>
        </w:rPr>
        <w:t>.</w:t>
      </w:r>
    </w:p>
    <w:p w14:paraId="057AC6BE" w14:textId="77777777" w:rsidR="003E1379" w:rsidRPr="00AB39BF" w:rsidRDefault="003E1379">
      <w:pPr>
        <w:keepNext/>
      </w:pPr>
      <w:r w:rsidRPr="00AB39BF">
        <w:rPr>
          <w:noProof/>
          <w:szCs w:val="18"/>
          <w:lang w:eastAsia="ko-KR"/>
        </w:rPr>
        <w:drawing>
          <wp:inline distT="0" distB="0" distL="0" distR="0" wp14:anchorId="2A178190" wp14:editId="216947C0">
            <wp:extent cx="2907197" cy="2691130"/>
            <wp:effectExtent l="0" t="0" r="0" b="1270"/>
            <wp:docPr id="2" name="Picture 2" descr="Macintosh HD:Users:qcheng:Desktop:CS565_System:requester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qcheng:Desktop:CS565_System:requester_p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7197" cy="2691130"/>
                    </a:xfrm>
                    <a:prstGeom prst="rect">
                      <a:avLst/>
                    </a:prstGeom>
                    <a:noFill/>
                    <a:ln>
                      <a:noFill/>
                    </a:ln>
                  </pic:spPr>
                </pic:pic>
              </a:graphicData>
            </a:graphic>
          </wp:inline>
        </w:drawing>
      </w:r>
    </w:p>
    <w:p w14:paraId="418AB2E3" w14:textId="51AC4E99" w:rsidR="003E1379" w:rsidRPr="00AB39BF" w:rsidRDefault="003E1379">
      <w:pPr>
        <w:pStyle w:val="Caption"/>
        <w:jc w:val="both"/>
        <w:rPr>
          <w:rFonts w:cs="Times New Roman"/>
        </w:rPr>
        <w:pPrChange w:id="43" w:author="Grace Yen" w:date="2014-05-13T14:51:00Z">
          <w:pPr>
            <w:pStyle w:val="Caption"/>
          </w:pPr>
        </w:pPrChange>
      </w:pPr>
      <w:r w:rsidRPr="00AB39BF">
        <w:rPr>
          <w:rFonts w:cs="Times New Roman"/>
        </w:rPr>
        <w:t xml:space="preserve">Figure </w:t>
      </w:r>
      <w:r w:rsidRPr="00C01561">
        <w:rPr>
          <w:rFonts w:cs="Times New Roman"/>
        </w:rPr>
        <w:fldChar w:fldCharType="begin"/>
      </w:r>
      <w:r w:rsidRPr="00AB39BF">
        <w:rPr>
          <w:rFonts w:cs="Times New Roman"/>
        </w:rPr>
        <w:instrText xml:space="preserve"> SEQ Figure \* ARABIC </w:instrText>
      </w:r>
      <w:r w:rsidRPr="00C01561">
        <w:rPr>
          <w:rFonts w:cs="Times New Roman"/>
          <w:rPrChange w:id="44" w:author="Grace Yen" w:date="2014-05-13T14:50:00Z">
            <w:rPr>
              <w:rFonts w:cs="Times New Roman"/>
            </w:rPr>
          </w:rPrChange>
        </w:rPr>
        <w:fldChar w:fldCharType="separate"/>
      </w:r>
      <w:r w:rsidR="0057025B" w:rsidRPr="00AB39BF">
        <w:rPr>
          <w:rFonts w:cs="Times New Roman"/>
          <w:noProof/>
        </w:rPr>
        <w:t>2</w:t>
      </w:r>
      <w:r w:rsidRPr="00C01561">
        <w:rPr>
          <w:rFonts w:cs="Times New Roman"/>
        </w:rPr>
        <w:fldChar w:fldCharType="end"/>
      </w:r>
      <w:r w:rsidRPr="00AB39BF">
        <w:rPr>
          <w:rFonts w:cs="Times New Roman"/>
        </w:rPr>
        <w:t xml:space="preserve"> User interface for requesters to post their HITs.</w:t>
      </w:r>
    </w:p>
    <w:p w14:paraId="1FA31E38" w14:textId="2971E29D" w:rsidR="001E31C5" w:rsidRPr="00AB39BF" w:rsidRDefault="001E31C5">
      <w:pPr>
        <w:pStyle w:val="Body"/>
        <w:spacing w:after="120"/>
        <w:jc w:val="both"/>
        <w:rPr>
          <w:rFonts w:ascii="Times New Roman" w:hAnsi="Times New Roman" w:cs="Times New Roman"/>
          <w:sz w:val="18"/>
          <w:szCs w:val="18"/>
        </w:rPr>
        <w:pPrChange w:id="45" w:author="Grace Yen" w:date="2014-05-13T14:51:00Z">
          <w:pPr>
            <w:pStyle w:val="Body"/>
            <w:spacing w:after="120"/>
          </w:pPr>
        </w:pPrChange>
      </w:pPr>
      <w:r w:rsidRPr="00AB39BF">
        <w:rPr>
          <w:rFonts w:ascii="Times New Roman" w:hAnsi="Times New Roman" w:cs="Times New Roman"/>
          <w:sz w:val="18"/>
          <w:szCs w:val="18"/>
        </w:rPr>
        <w:t xml:space="preserve">The Kickstarter project page is simplified </w:t>
      </w:r>
      <w:r w:rsidR="00A631CA" w:rsidRPr="00AB39BF">
        <w:rPr>
          <w:rFonts w:ascii="Times New Roman" w:hAnsi="Times New Roman" w:cs="Times New Roman"/>
          <w:sz w:val="18"/>
          <w:szCs w:val="18"/>
        </w:rPr>
        <w:t xml:space="preserve">by removing </w:t>
      </w:r>
      <w:r w:rsidRPr="00AB39BF">
        <w:rPr>
          <w:rFonts w:ascii="Times New Roman" w:hAnsi="Times New Roman" w:cs="Times New Roman"/>
          <w:sz w:val="18"/>
          <w:szCs w:val="18"/>
        </w:rPr>
        <w:t xml:space="preserve">redundant and </w:t>
      </w:r>
      <w:r w:rsidR="00A631CA" w:rsidRPr="00AB39BF">
        <w:rPr>
          <w:rFonts w:ascii="Times New Roman" w:hAnsi="Times New Roman" w:cs="Times New Roman"/>
          <w:sz w:val="18"/>
          <w:szCs w:val="18"/>
        </w:rPr>
        <w:t xml:space="preserve">less informative sections </w:t>
      </w:r>
      <w:r w:rsidRPr="00AB39BF">
        <w:rPr>
          <w:rFonts w:ascii="Times New Roman" w:hAnsi="Times New Roman" w:cs="Times New Roman"/>
          <w:sz w:val="18"/>
          <w:szCs w:val="18"/>
        </w:rPr>
        <w:t xml:space="preserve">from the original page. We first crawl the project page </w:t>
      </w:r>
      <w:r w:rsidR="00FD70A4" w:rsidRPr="00AB39BF">
        <w:rPr>
          <w:rFonts w:ascii="Times New Roman" w:hAnsi="Times New Roman" w:cs="Times New Roman"/>
          <w:sz w:val="18"/>
          <w:szCs w:val="18"/>
        </w:rPr>
        <w:t xml:space="preserve">by passing </w:t>
      </w:r>
      <w:r w:rsidRPr="00AB39BF">
        <w:rPr>
          <w:rFonts w:ascii="Times New Roman" w:hAnsi="Times New Roman" w:cs="Times New Roman"/>
          <w:sz w:val="18"/>
          <w:szCs w:val="18"/>
        </w:rPr>
        <w:t xml:space="preserve">the URL provided </w:t>
      </w:r>
      <w:r w:rsidR="00FD70A4" w:rsidRPr="00AB39BF">
        <w:rPr>
          <w:rFonts w:ascii="Times New Roman" w:hAnsi="Times New Roman" w:cs="Times New Roman"/>
          <w:sz w:val="18"/>
          <w:szCs w:val="18"/>
        </w:rPr>
        <w:t xml:space="preserve">the worker to </w:t>
      </w:r>
      <w:r w:rsidRPr="00AB39BF">
        <w:rPr>
          <w:rFonts w:ascii="Times New Roman" w:hAnsi="Times New Roman" w:cs="Times New Roman"/>
          <w:sz w:val="18"/>
          <w:szCs w:val="18"/>
        </w:rPr>
        <w:t>Scrapy. Then we parse the HTML doc</w:t>
      </w:r>
      <w:r w:rsidR="00F34932" w:rsidRPr="00AB39BF">
        <w:rPr>
          <w:rFonts w:ascii="Times New Roman" w:hAnsi="Times New Roman" w:cs="Times New Roman"/>
          <w:sz w:val="18"/>
          <w:szCs w:val="18"/>
        </w:rPr>
        <w:t>ument</w:t>
      </w:r>
      <w:r w:rsidRPr="00AB39BF">
        <w:rPr>
          <w:rFonts w:ascii="Times New Roman" w:hAnsi="Times New Roman" w:cs="Times New Roman"/>
          <w:sz w:val="18"/>
          <w:szCs w:val="18"/>
        </w:rPr>
        <w:t xml:space="preserve"> and save </w:t>
      </w:r>
      <w:r w:rsidR="00151931" w:rsidRPr="00AB39BF">
        <w:rPr>
          <w:rFonts w:ascii="Times New Roman" w:hAnsi="Times New Roman" w:cs="Times New Roman"/>
          <w:sz w:val="18"/>
          <w:szCs w:val="18"/>
        </w:rPr>
        <w:t xml:space="preserve">the </w:t>
      </w:r>
      <w:r w:rsidR="00173CF2" w:rsidRPr="00AB39BF">
        <w:rPr>
          <w:rFonts w:ascii="Times New Roman" w:hAnsi="Times New Roman" w:cs="Times New Roman"/>
          <w:sz w:val="18"/>
          <w:szCs w:val="18"/>
        </w:rPr>
        <w:t xml:space="preserve">necessary information </w:t>
      </w:r>
      <w:r w:rsidR="00076313" w:rsidRPr="00AB39BF">
        <w:rPr>
          <w:rFonts w:ascii="Times New Roman" w:hAnsi="Times New Roman" w:cs="Times New Roman"/>
          <w:sz w:val="18"/>
          <w:szCs w:val="18"/>
        </w:rPr>
        <w:t xml:space="preserve">such as the project title </w:t>
      </w:r>
      <w:r w:rsidRPr="00AB39BF">
        <w:rPr>
          <w:rFonts w:ascii="Times New Roman" w:hAnsi="Times New Roman" w:cs="Times New Roman"/>
          <w:sz w:val="18"/>
          <w:szCs w:val="18"/>
        </w:rPr>
        <w:t>in a .json file</w:t>
      </w:r>
      <w:r w:rsidR="00E241EC" w:rsidRPr="00AB39BF">
        <w:rPr>
          <w:rFonts w:ascii="Times New Roman" w:hAnsi="Times New Roman" w:cs="Times New Roman"/>
          <w:sz w:val="18"/>
          <w:szCs w:val="18"/>
        </w:rPr>
        <w:t>.</w:t>
      </w:r>
      <w:r w:rsidR="00E5755F" w:rsidRPr="00AB39BF">
        <w:rPr>
          <w:rFonts w:ascii="Times New Roman" w:hAnsi="Times New Roman" w:cs="Times New Roman"/>
          <w:sz w:val="18"/>
          <w:szCs w:val="18"/>
        </w:rPr>
        <w:t xml:space="preserve"> </w:t>
      </w:r>
      <w:r w:rsidR="00EA63F5" w:rsidRPr="00AB39BF">
        <w:rPr>
          <w:rFonts w:ascii="Times New Roman" w:hAnsi="Times New Roman" w:cs="Times New Roman"/>
          <w:sz w:val="18"/>
          <w:szCs w:val="18"/>
        </w:rPr>
        <w:t>Our HTML file automatically reads the</w:t>
      </w:r>
      <w:r w:rsidR="00E241EC" w:rsidRPr="00AB39BF">
        <w:rPr>
          <w:rFonts w:ascii="Times New Roman" w:hAnsi="Times New Roman" w:cs="Times New Roman"/>
          <w:sz w:val="18"/>
          <w:szCs w:val="18"/>
        </w:rPr>
        <w:t xml:space="preserve"> json </w:t>
      </w:r>
      <w:r w:rsidR="00EA63F5" w:rsidRPr="00AB39BF">
        <w:rPr>
          <w:rFonts w:ascii="Times New Roman" w:hAnsi="Times New Roman" w:cs="Times New Roman"/>
          <w:sz w:val="18"/>
          <w:szCs w:val="18"/>
        </w:rPr>
        <w:t>when it is loaded</w:t>
      </w:r>
      <w:r w:rsidR="00E5755F" w:rsidRPr="00AB39BF">
        <w:rPr>
          <w:rFonts w:ascii="Times New Roman" w:hAnsi="Times New Roman" w:cs="Times New Roman"/>
          <w:sz w:val="18"/>
          <w:szCs w:val="18"/>
        </w:rPr>
        <w:t xml:space="preserve"> </w:t>
      </w:r>
      <w:r w:rsidR="002732E6" w:rsidRPr="00AB39BF">
        <w:rPr>
          <w:rFonts w:ascii="Times New Roman" w:hAnsi="Times New Roman" w:cs="Times New Roman"/>
          <w:sz w:val="18"/>
          <w:szCs w:val="18"/>
        </w:rPr>
        <w:t xml:space="preserve">to produce a simplified HIT page shown in Figure 3. </w:t>
      </w:r>
      <w:r w:rsidR="00732BEF" w:rsidRPr="00AB39BF">
        <w:rPr>
          <w:rFonts w:ascii="Times New Roman" w:hAnsi="Times New Roman" w:cs="Times New Roman"/>
          <w:sz w:val="18"/>
          <w:szCs w:val="18"/>
        </w:rPr>
        <w:t xml:space="preserve">This simplified page is shown to the workers in the HIT, and </w:t>
      </w:r>
      <w:r w:rsidR="00ED68AE" w:rsidRPr="00AB39BF">
        <w:rPr>
          <w:rFonts w:ascii="Times New Roman" w:hAnsi="Times New Roman" w:cs="Times New Roman"/>
          <w:sz w:val="18"/>
          <w:szCs w:val="18"/>
        </w:rPr>
        <w:t>a link to</w:t>
      </w:r>
      <w:r w:rsidR="00DD47A2" w:rsidRPr="00AB39BF">
        <w:rPr>
          <w:rFonts w:ascii="Times New Roman" w:hAnsi="Times New Roman" w:cs="Times New Roman"/>
          <w:sz w:val="18"/>
          <w:szCs w:val="18"/>
        </w:rPr>
        <w:t xml:space="preserve"> the original Kickstarter</w:t>
      </w:r>
      <w:r w:rsidR="0044553F" w:rsidRPr="00AB39BF">
        <w:rPr>
          <w:rFonts w:ascii="Times New Roman" w:hAnsi="Times New Roman" w:cs="Times New Roman"/>
          <w:sz w:val="18"/>
          <w:szCs w:val="18"/>
        </w:rPr>
        <w:t xml:space="preserve"> project</w:t>
      </w:r>
      <w:r w:rsidR="00DD47A2" w:rsidRPr="00AB39BF">
        <w:rPr>
          <w:rFonts w:ascii="Times New Roman" w:hAnsi="Times New Roman" w:cs="Times New Roman"/>
          <w:sz w:val="18"/>
          <w:szCs w:val="18"/>
        </w:rPr>
        <w:t xml:space="preserve"> page is provided in case the</w:t>
      </w:r>
      <w:r w:rsidRPr="00AB39BF">
        <w:rPr>
          <w:rFonts w:ascii="Times New Roman" w:hAnsi="Times New Roman" w:cs="Times New Roman"/>
          <w:sz w:val="18"/>
          <w:szCs w:val="18"/>
        </w:rPr>
        <w:t xml:space="preserve"> worker </w:t>
      </w:r>
      <w:r w:rsidR="00DD47A2" w:rsidRPr="00AB39BF">
        <w:rPr>
          <w:rFonts w:ascii="Times New Roman" w:hAnsi="Times New Roman" w:cs="Times New Roman"/>
          <w:sz w:val="18"/>
          <w:szCs w:val="18"/>
        </w:rPr>
        <w:t>wants to get more information on the project</w:t>
      </w:r>
      <w:r w:rsidRPr="00AB39BF">
        <w:rPr>
          <w:rFonts w:ascii="Times New Roman" w:hAnsi="Times New Roman" w:cs="Times New Roman"/>
          <w:sz w:val="18"/>
          <w:szCs w:val="18"/>
        </w:rPr>
        <w:t>.</w:t>
      </w:r>
    </w:p>
    <w:p w14:paraId="6F8FD130" w14:textId="77777777" w:rsidR="001E31C5" w:rsidRPr="00AB39BF" w:rsidRDefault="001E31C5">
      <w:pPr>
        <w:keepNext/>
      </w:pPr>
      <w:r w:rsidRPr="00AB39BF">
        <w:rPr>
          <w:noProof/>
          <w:szCs w:val="18"/>
          <w:lang w:eastAsia="ko-KR"/>
        </w:rPr>
        <w:lastRenderedPageBreak/>
        <w:drawing>
          <wp:inline distT="0" distB="0" distL="0" distR="0" wp14:anchorId="7577AD22" wp14:editId="5E3C216F">
            <wp:extent cx="2786168" cy="2637263"/>
            <wp:effectExtent l="0" t="0" r="8255" b="4445"/>
            <wp:docPr id="4" name="Picture 4" descr="Macintosh HD:Users:qcheng:Desktop:CS565_System:HIT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qcheng:Desktop:CS565_System:HIT_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6458" cy="2637537"/>
                    </a:xfrm>
                    <a:prstGeom prst="rect">
                      <a:avLst/>
                    </a:prstGeom>
                    <a:noFill/>
                    <a:ln>
                      <a:noFill/>
                    </a:ln>
                  </pic:spPr>
                </pic:pic>
              </a:graphicData>
            </a:graphic>
          </wp:inline>
        </w:drawing>
      </w:r>
    </w:p>
    <w:p w14:paraId="5A5018C6" w14:textId="274055C7" w:rsidR="003E1379" w:rsidRPr="00AB39BF" w:rsidRDefault="001E31C5">
      <w:pPr>
        <w:pStyle w:val="Caption"/>
        <w:jc w:val="both"/>
        <w:rPr>
          <w:rFonts w:cs="Times New Roman"/>
        </w:rPr>
      </w:pPr>
      <w:r w:rsidRPr="00AB39BF">
        <w:rPr>
          <w:rFonts w:cs="Times New Roman"/>
        </w:rPr>
        <w:t xml:space="preserve">Figure </w:t>
      </w:r>
      <w:r w:rsidRPr="00AB39BF">
        <w:rPr>
          <w:rFonts w:cs="Times New Roman"/>
        </w:rPr>
        <w:fldChar w:fldCharType="begin"/>
      </w:r>
      <w:r w:rsidRPr="00AB39BF">
        <w:rPr>
          <w:rFonts w:cs="Times New Roman"/>
        </w:rPr>
        <w:instrText xml:space="preserve"> SEQ Figure \* ARABIC </w:instrText>
      </w:r>
      <w:r w:rsidRPr="00AB39BF">
        <w:rPr>
          <w:rFonts w:cs="Times New Roman"/>
          <w:rPrChange w:id="46" w:author="Grace Yen" w:date="2014-05-13T14:50:00Z">
            <w:rPr>
              <w:rFonts w:ascii="Helvetica" w:eastAsia="Arial Unicode MS" w:hAnsi="Arial Unicode MS" w:cs="Times New Roman"/>
              <w:b w:val="0"/>
              <w:bCs w:val="0"/>
              <w:color w:val="000000"/>
              <w:sz w:val="22"/>
              <w:szCs w:val="22"/>
              <w:bdr w:val="nil"/>
              <w:lang w:eastAsia="zh-CN"/>
            </w:rPr>
          </w:rPrChange>
        </w:rPr>
        <w:fldChar w:fldCharType="separate"/>
      </w:r>
      <w:r w:rsidR="0057025B" w:rsidRPr="00AB39BF">
        <w:rPr>
          <w:rFonts w:cs="Times New Roman"/>
          <w:noProof/>
        </w:rPr>
        <w:t>3</w:t>
      </w:r>
      <w:r w:rsidRPr="00AB39BF">
        <w:rPr>
          <w:rFonts w:cs="Times New Roman"/>
          <w:rPrChange w:id="47" w:author="Grace Yen" w:date="2014-05-13T14:50:00Z">
            <w:rPr>
              <w:rFonts w:ascii="Helvetica" w:eastAsia="Arial Unicode MS" w:hAnsi="Arial Unicode MS" w:cs="Times New Roman"/>
              <w:b w:val="0"/>
              <w:bCs w:val="0"/>
              <w:color w:val="000000"/>
              <w:sz w:val="22"/>
              <w:szCs w:val="22"/>
              <w:bdr w:val="nil"/>
              <w:lang w:eastAsia="zh-CN"/>
            </w:rPr>
          </w:rPrChange>
        </w:rPr>
        <w:fldChar w:fldCharType="end"/>
      </w:r>
      <w:r w:rsidRPr="00AB39BF">
        <w:rPr>
          <w:rFonts w:cs="Times New Roman"/>
        </w:rPr>
        <w:t xml:space="preserve"> Simplified Kickstarter project page in the HIT </w:t>
      </w:r>
    </w:p>
    <w:p w14:paraId="50E2E3BF" w14:textId="1D1A6B1E" w:rsidR="00E01A71" w:rsidRPr="00AB39BF" w:rsidRDefault="003F1A70">
      <w:pPr>
        <w:pStyle w:val="Heading2"/>
        <w:jc w:val="both"/>
        <w:rPr>
          <w:rFonts w:eastAsia="Times New Roman"/>
        </w:rPr>
        <w:pPrChange w:id="48" w:author="Grace Yen" w:date="2014-05-13T14:51:00Z">
          <w:pPr>
            <w:pStyle w:val="Heading2"/>
          </w:pPr>
        </w:pPrChange>
      </w:pPr>
      <w:r>
        <w:rPr>
          <w:noProof/>
          <w:lang w:eastAsia="ko-KR"/>
        </w:rPr>
        <mc:AlternateContent>
          <mc:Choice Requires="wpg">
            <w:drawing>
              <wp:anchor distT="0" distB="0" distL="114300" distR="114300" simplePos="0" relativeHeight="251660288" behindDoc="0" locked="0" layoutInCell="1" allowOverlap="1" wp14:anchorId="198C205D" wp14:editId="1FD75319">
                <wp:simplePos x="0" y="0"/>
                <wp:positionH relativeFrom="column">
                  <wp:posOffset>3366135</wp:posOffset>
                </wp:positionH>
                <wp:positionV relativeFrom="margin">
                  <wp:align>top</wp:align>
                </wp:positionV>
                <wp:extent cx="2971800" cy="2525395"/>
                <wp:effectExtent l="0" t="0" r="0" b="0"/>
                <wp:wrapThrough wrapText="bothSides">
                  <wp:wrapPolygon edited="0">
                    <wp:start x="0" y="0"/>
                    <wp:lineTo x="0" y="21290"/>
                    <wp:lineTo x="21415" y="21290"/>
                    <wp:lineTo x="21415"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971800" cy="2525395"/>
                          <a:chOff x="0" y="0"/>
                          <a:chExt cx="2971800" cy="2525395"/>
                        </a:xfrm>
                      </wpg:grpSpPr>
                      <wpg:grpSp>
                        <wpg:cNvPr id="6" name="Group 6"/>
                        <wpg:cNvGrpSpPr/>
                        <wpg:grpSpPr>
                          <a:xfrm>
                            <a:off x="0" y="0"/>
                            <a:ext cx="2971800" cy="2286000"/>
                            <a:chOff x="0" y="0"/>
                            <a:chExt cx="3303270" cy="2454910"/>
                          </a:xfrm>
                        </wpg:grpSpPr>
                        <pic:pic xmlns:pic="http://schemas.openxmlformats.org/drawingml/2006/picture">
                          <pic:nvPicPr>
                            <pic:cNvPr id="7" name="officeArt object"/>
                            <pic:cNvPicPr/>
                          </pic:nvPicPr>
                          <pic:blipFill>
                            <a:blip r:embed="rId11">
                              <a:extLst/>
                            </a:blip>
                            <a:stretch>
                              <a:fillRect/>
                            </a:stretch>
                          </pic:blipFill>
                          <pic:spPr>
                            <a:xfrm>
                              <a:off x="0" y="0"/>
                              <a:ext cx="3303270" cy="1656080"/>
                            </a:xfrm>
                            <a:prstGeom prst="rect">
                              <a:avLst/>
                            </a:prstGeom>
                            <a:ln w="12700" cap="flat">
                              <a:noFill/>
                              <a:miter lim="400000"/>
                            </a:ln>
                            <a:effectLst/>
                          </pic:spPr>
                        </pic:pic>
                        <pic:pic xmlns:pic="http://schemas.openxmlformats.org/drawingml/2006/picture">
                          <pic:nvPicPr>
                            <pic:cNvPr id="8" name="officeArt object"/>
                            <pic:cNvPicPr/>
                          </pic:nvPicPr>
                          <pic:blipFill>
                            <a:blip r:embed="rId12">
                              <a:extLst/>
                            </a:blip>
                            <a:stretch>
                              <a:fillRect/>
                            </a:stretch>
                          </pic:blipFill>
                          <pic:spPr>
                            <a:xfrm>
                              <a:off x="0" y="1699260"/>
                              <a:ext cx="3276600" cy="755650"/>
                            </a:xfrm>
                            <a:prstGeom prst="rect">
                              <a:avLst/>
                            </a:prstGeom>
                            <a:ln w="12700" cap="flat">
                              <a:noFill/>
                              <a:miter lim="400000"/>
                            </a:ln>
                            <a:effectLst/>
                          </pic:spPr>
                        </pic:pic>
                      </wpg:grpSp>
                      <wps:wsp>
                        <wps:cNvPr id="9" name="Text Box 9"/>
                        <wps:cNvSpPr txBox="1"/>
                        <wps:spPr>
                          <a:xfrm>
                            <a:off x="0" y="2343150"/>
                            <a:ext cx="2971800" cy="1822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E1EA708" w14:textId="0F7350CE" w:rsidR="00F93B88" w:rsidRPr="003F1E95" w:rsidRDefault="00F93B88" w:rsidP="002055C3">
                              <w:pPr>
                                <w:pStyle w:val="Caption"/>
                                <w:rPr>
                                  <w:rFonts w:cs="Times New Roman"/>
                                  <w:bCs w:val="0"/>
                                  <w:noProof/>
                                  <w:kern w:val="28"/>
                                  <w:lang w:eastAsia="en-US"/>
                                </w:rPr>
                              </w:pPr>
                              <w:r>
                                <w:t xml:space="preserve">Figure </w:t>
                              </w:r>
                              <w:r w:rsidR="00AF0B58">
                                <w:fldChar w:fldCharType="begin"/>
                              </w:r>
                              <w:r w:rsidR="00AF0B58">
                                <w:instrText xml:space="preserve"> SEQ Figure \* ARABIC </w:instrText>
                              </w:r>
                              <w:r w:rsidR="00AF0B58">
                                <w:fldChar w:fldCharType="separate"/>
                              </w:r>
                              <w:r>
                                <w:rPr>
                                  <w:noProof/>
                                </w:rPr>
                                <w:t>4</w:t>
                              </w:r>
                              <w:r w:rsidR="00AF0B58">
                                <w:rPr>
                                  <w:noProof/>
                                </w:rPr>
                                <w:fldChar w:fldCharType="end"/>
                              </w:r>
                              <w:r>
                                <w:t xml:space="preserve"> Feedback visualization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8C205D" id="Group 13" o:spid="_x0000_s1026" style="position:absolute;left:0;text-align:left;margin-left:265.05pt;margin-top:0;width:234pt;height:198.85pt;z-index:251660288;mso-position-vertical:top;mso-position-vertical-relative:margin" coordsize="29718,25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">
                <v:group id="Group 6" o:spid="_x0000_s1027" style="position:absolute;width:29718;height:22860" coordsize="33032,24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fficeArt object" o:spid="_x0000_s1028" type="#_x0000_t75" style="position:absolute;width:33032;height:16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rZg/BAAAA2gAAAA8AAABkcnMvZG93bnJldi54bWxEj9FqwkAURN8L/sNyBd/qphFbia4StBGf&#10;iqZ+wCV7TUKzd0N2m8S/d4VCH4eZOcNsdqNpRE+dqy0reJtHIIgLq2suFVy/s9cVCOeRNTaWScGd&#10;HOy2k5cNJtoOfKE+96UIEHYJKqi8bxMpXVGRQTe3LXHwbrYz6IPsSqk7HALcNDKOondpsOawUGFL&#10;+4qKn/zXKIi0WcTnZSPTg2+/PvvimGlrlJpNx3QNwtPo/8N/7ZNW8AHPK+EGyO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MrZg/BAAAA2gAAAA8AAAAAAAAAAAAAAAAAnwIA&#10;AGRycy9kb3ducmV2LnhtbFBLBQYAAAAABAAEAPcAAACNAwAAAAA=&#10;" strokeweight="1pt">
                    <v:stroke miterlimit="4"/>
                    <v:imagedata r:id="rId13" o:title=""/>
                  </v:shape>
                  <v:shape id="officeArt object" o:spid="_x0000_s1029" type="#_x0000_t75" style="position:absolute;top:16992;width:32766;height:7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ZTi8AAAA2gAAAA8AAABkcnMvZG93bnJldi54bWxET70KwjAQ3gXfIZzgIpoqKFKNIoLgIlgV&#10;52tztsXmUppo69ubQXD8+P7X285U4k2NKy0rmE4iEMSZ1SXnCm7Xw3gJwnlkjZVlUvAhB9tNv7fG&#10;WNuWE3pffC5CCLsYFRTe17GULivIoJvYmjhwD9sY9AE2udQNtiHcVHIWRQtpsOTQUGBN+4Ky5+Vl&#10;FCTlKN3R6TO/ZdP2kVbp/ZzQTKnhoNutQHjq/F/8cx+1grA1XAk3QG6+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Cf2U4vAAAANoAAAAPAAAAAAAAAAAAAAAAAJ8CAABkcnMv&#10;ZG93bnJldi54bWxQSwUGAAAAAAQABAD3AAAAiAMAAAAA&#10;" strokeweight="1pt">
                    <v:stroke miterlimit="4"/>
                    <v:imagedata r:id="rId14" o:title=""/>
                  </v:shape>
                </v:group>
                <v:shapetype id="_x0000_t202" coordsize="21600,21600" o:spt="202" path="m,l,21600r21600,l21600,xe">
                  <v:stroke joinstyle="miter"/>
                  <v:path gradientshapeok="t" o:connecttype="rect"/>
                </v:shapetype>
                <v:shape id="Text Box 9" o:spid="_x0000_s1030" type="#_x0000_t202" style="position:absolute;top:23431;width:29718;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14:paraId="4E1EA708" w14:textId="0F7350CE" w:rsidR="00F93B88" w:rsidRPr="003F1E95" w:rsidRDefault="00F93B88" w:rsidP="002055C3">
                        <w:pPr>
                          <w:pStyle w:val="Caption"/>
                          <w:rPr>
                            <w:rFonts w:cs="Times New Roman"/>
                            <w:bCs w:val="0"/>
                            <w:noProof/>
                            <w:kern w:val="28"/>
                            <w:lang w:eastAsia="en-US"/>
                          </w:rPr>
                        </w:pPr>
                        <w:r>
                          <w:t xml:space="preserve">Figure </w:t>
                        </w:r>
                        <w:r w:rsidR="00AF0B58">
                          <w:fldChar w:fldCharType="begin"/>
                        </w:r>
                        <w:r w:rsidR="00AF0B58">
                          <w:instrText xml:space="preserve"> SEQ Figure \* ARABIC </w:instrText>
                        </w:r>
                        <w:r w:rsidR="00AF0B58">
                          <w:fldChar w:fldCharType="separate"/>
                        </w:r>
                        <w:r>
                          <w:rPr>
                            <w:noProof/>
                          </w:rPr>
                          <w:t>4</w:t>
                        </w:r>
                        <w:r w:rsidR="00AF0B58">
                          <w:rPr>
                            <w:noProof/>
                          </w:rPr>
                          <w:fldChar w:fldCharType="end"/>
                        </w:r>
                        <w:r>
                          <w:t xml:space="preserve"> Feedback visualization interface</w:t>
                        </w:r>
                      </w:p>
                    </w:txbxContent>
                  </v:textbox>
                </v:shape>
                <w10:wrap type="through" anchory="margin"/>
              </v:group>
            </w:pict>
          </mc:Fallback>
        </mc:AlternateContent>
      </w:r>
      <w:r w:rsidR="00E01A71" w:rsidRPr="00AB39BF">
        <w:t>Feedback</w:t>
      </w:r>
      <w:r w:rsidR="002055C3" w:rsidRPr="00AB39BF">
        <w:t xml:space="preserve"> Visualization</w:t>
      </w:r>
    </w:p>
    <w:p w14:paraId="2B47F70C" w14:textId="0FD6EC32" w:rsidR="00E01A71" w:rsidRPr="00AB39BF" w:rsidRDefault="00E01A71">
      <w:pPr>
        <w:pStyle w:val="Body"/>
        <w:jc w:val="both"/>
        <w:rPr>
          <w:rFonts w:ascii="Times New Roman" w:hAnsi="Times New Roman" w:cs="Times New Roman"/>
          <w:sz w:val="18"/>
          <w:szCs w:val="18"/>
        </w:rPr>
      </w:pPr>
      <w:r w:rsidRPr="00AB39BF">
        <w:rPr>
          <w:rFonts w:ascii="Times New Roman" w:hAnsi="Times New Roman" w:cs="Times New Roman"/>
          <w:sz w:val="18"/>
          <w:szCs w:val="18"/>
        </w:rPr>
        <w:t>The system offe</w:t>
      </w:r>
      <w:r w:rsidR="00261374" w:rsidRPr="00AB39BF">
        <w:rPr>
          <w:rFonts w:ascii="Times New Roman" w:hAnsi="Times New Roman" w:cs="Times New Roman"/>
          <w:sz w:val="18"/>
          <w:szCs w:val="18"/>
        </w:rPr>
        <w:t xml:space="preserve">rs an </w:t>
      </w:r>
      <w:r w:rsidRPr="00AB39BF">
        <w:rPr>
          <w:rFonts w:ascii="Times New Roman" w:hAnsi="Times New Roman" w:cs="Times New Roman"/>
          <w:sz w:val="18"/>
          <w:szCs w:val="18"/>
        </w:rPr>
        <w:t xml:space="preserve">interface </w:t>
      </w:r>
      <w:r w:rsidR="00677F12" w:rsidRPr="00AB39BF">
        <w:rPr>
          <w:rFonts w:ascii="Times New Roman" w:hAnsi="Times New Roman" w:cs="Times New Roman"/>
          <w:sz w:val="18"/>
          <w:szCs w:val="18"/>
        </w:rPr>
        <w:t xml:space="preserve">that </w:t>
      </w:r>
      <w:r w:rsidRPr="00AB39BF">
        <w:rPr>
          <w:rFonts w:ascii="Times New Roman" w:hAnsi="Times New Roman" w:cs="Times New Roman"/>
          <w:sz w:val="18"/>
          <w:szCs w:val="18"/>
        </w:rPr>
        <w:t>report</w:t>
      </w:r>
      <w:r w:rsidR="00677F12" w:rsidRPr="00AB39BF">
        <w:rPr>
          <w:rFonts w:ascii="Times New Roman" w:hAnsi="Times New Roman" w:cs="Times New Roman"/>
          <w:sz w:val="18"/>
          <w:szCs w:val="18"/>
        </w:rPr>
        <w:t>s</w:t>
      </w:r>
      <w:r w:rsidRPr="00AB39BF">
        <w:rPr>
          <w:rFonts w:ascii="Times New Roman" w:hAnsi="Times New Roman" w:cs="Times New Roman"/>
          <w:sz w:val="18"/>
          <w:szCs w:val="18"/>
        </w:rPr>
        <w:t xml:space="preserve"> the </w:t>
      </w:r>
      <w:r w:rsidR="00CB068D" w:rsidRPr="00AB39BF">
        <w:rPr>
          <w:rFonts w:ascii="Times New Roman" w:hAnsi="Times New Roman" w:cs="Times New Roman"/>
          <w:sz w:val="18"/>
          <w:szCs w:val="18"/>
        </w:rPr>
        <w:t xml:space="preserve">feedback </w:t>
      </w:r>
      <w:r w:rsidRPr="00AB39BF">
        <w:rPr>
          <w:rFonts w:ascii="Times New Roman" w:hAnsi="Times New Roman" w:cs="Times New Roman"/>
          <w:sz w:val="18"/>
          <w:szCs w:val="18"/>
        </w:rPr>
        <w:t xml:space="preserve">from the crowd </w:t>
      </w:r>
      <w:r w:rsidR="00B55B9E" w:rsidRPr="00AB39BF">
        <w:rPr>
          <w:rFonts w:ascii="Times New Roman" w:hAnsi="Times New Roman" w:cs="Times New Roman"/>
          <w:sz w:val="18"/>
          <w:szCs w:val="18"/>
        </w:rPr>
        <w:t>to the requester</w:t>
      </w:r>
      <w:r w:rsidRPr="00AB39BF">
        <w:rPr>
          <w:rFonts w:ascii="Times New Roman" w:hAnsi="Times New Roman" w:cs="Times New Roman"/>
          <w:sz w:val="18"/>
          <w:szCs w:val="18"/>
        </w:rPr>
        <w:t xml:space="preserve">. Instead of </w:t>
      </w:r>
      <w:r w:rsidR="0042511D" w:rsidRPr="00AB39BF">
        <w:rPr>
          <w:rFonts w:ascii="Times New Roman" w:hAnsi="Times New Roman" w:cs="Times New Roman"/>
          <w:sz w:val="18"/>
          <w:szCs w:val="18"/>
        </w:rPr>
        <w:t xml:space="preserve">showing </w:t>
      </w:r>
      <w:r w:rsidRPr="00AB39BF">
        <w:rPr>
          <w:rFonts w:ascii="Times New Roman" w:hAnsi="Times New Roman" w:cs="Times New Roman"/>
          <w:sz w:val="18"/>
          <w:szCs w:val="18"/>
        </w:rPr>
        <w:t xml:space="preserve">tables and numbers, we chose to use several interactive visualizations to help the requester explore responses. </w:t>
      </w:r>
      <w:r w:rsidR="00CF3C54" w:rsidRPr="00AB39BF">
        <w:rPr>
          <w:rFonts w:ascii="Times New Roman" w:hAnsi="Times New Roman" w:cs="Times New Roman"/>
          <w:sz w:val="18"/>
          <w:szCs w:val="18"/>
        </w:rPr>
        <w:t xml:space="preserve">We present the feedback saturation pattern for </w:t>
      </w:r>
      <w:r w:rsidR="004B7BA0" w:rsidRPr="00AB39BF">
        <w:rPr>
          <w:rFonts w:ascii="Times New Roman" w:hAnsi="Times New Roman" w:cs="Times New Roman"/>
          <w:sz w:val="18"/>
          <w:szCs w:val="18"/>
        </w:rPr>
        <w:t xml:space="preserve">a </w:t>
      </w:r>
      <w:r w:rsidR="00CF3C54" w:rsidRPr="00AB39BF">
        <w:rPr>
          <w:rFonts w:ascii="Times New Roman" w:hAnsi="Times New Roman" w:cs="Times New Roman"/>
          <w:sz w:val="18"/>
          <w:szCs w:val="18"/>
        </w:rPr>
        <w:t>single question in one page. User</w:t>
      </w:r>
      <w:r w:rsidR="007A1D77" w:rsidRPr="00AB39BF">
        <w:rPr>
          <w:rFonts w:ascii="Times New Roman" w:hAnsi="Times New Roman" w:cs="Times New Roman"/>
          <w:sz w:val="18"/>
          <w:szCs w:val="18"/>
        </w:rPr>
        <w:t>s</w:t>
      </w:r>
      <w:r w:rsidR="00CF3C54" w:rsidRPr="00AB39BF">
        <w:rPr>
          <w:rFonts w:ascii="Times New Roman" w:hAnsi="Times New Roman" w:cs="Times New Roman"/>
          <w:sz w:val="18"/>
          <w:szCs w:val="18"/>
        </w:rPr>
        <w:t xml:space="preserve"> can easily choose one </w:t>
      </w:r>
      <w:r w:rsidR="00E3232D" w:rsidRPr="00AB39BF">
        <w:rPr>
          <w:rFonts w:ascii="Times New Roman" w:hAnsi="Times New Roman" w:cs="Times New Roman"/>
          <w:sz w:val="18"/>
          <w:szCs w:val="18"/>
        </w:rPr>
        <w:t xml:space="preserve">question </w:t>
      </w:r>
      <w:r w:rsidR="00CF3C54" w:rsidRPr="00AB39BF">
        <w:rPr>
          <w:rFonts w:ascii="Times New Roman" w:hAnsi="Times New Roman" w:cs="Times New Roman"/>
          <w:sz w:val="18"/>
          <w:szCs w:val="18"/>
        </w:rPr>
        <w:t>from a list of questions to visualize and can also switch between questions to compare them.</w:t>
      </w:r>
    </w:p>
    <w:p w14:paraId="691BBC21" w14:textId="77777777" w:rsidR="00F86469" w:rsidRPr="00AB39BF" w:rsidRDefault="00F86469">
      <w:pPr>
        <w:pStyle w:val="Body"/>
        <w:jc w:val="both"/>
        <w:rPr>
          <w:rFonts w:ascii="Times New Roman" w:eastAsia="Times New Roman" w:hAnsi="Times New Roman" w:cs="Times New Roman"/>
          <w:sz w:val="18"/>
          <w:szCs w:val="18"/>
        </w:rPr>
      </w:pPr>
    </w:p>
    <w:p w14:paraId="02DD46FA" w14:textId="77777777" w:rsidR="00E01A71" w:rsidRPr="00AB39BF" w:rsidRDefault="00E01A71">
      <w:pPr>
        <w:pStyle w:val="Body"/>
        <w:ind w:firstLine="284"/>
        <w:jc w:val="both"/>
        <w:rPr>
          <w:rFonts w:ascii="Times New Roman" w:eastAsia="Times New Roman" w:hAnsi="Times New Roman" w:cs="Times New Roman"/>
          <w:sz w:val="18"/>
          <w:szCs w:val="18"/>
        </w:rPr>
      </w:pPr>
      <w:r w:rsidRPr="00AB39BF">
        <w:rPr>
          <w:rFonts w:ascii="Times New Roman" w:hAnsi="Times New Roman" w:cs="Times New Roman"/>
          <w:sz w:val="18"/>
          <w:szCs w:val="18"/>
        </w:rPr>
        <w:t>There are four major goals of the visualization feedback:</w:t>
      </w:r>
    </w:p>
    <w:p w14:paraId="7DF8A076" w14:textId="432FFC40" w:rsidR="00E01A71" w:rsidRPr="00AB39BF" w:rsidRDefault="00E01A71">
      <w:pPr>
        <w:pStyle w:val="Body"/>
        <w:numPr>
          <w:ilvl w:val="0"/>
          <w:numId w:val="7"/>
        </w:numPr>
        <w:jc w:val="both"/>
        <w:rPr>
          <w:rFonts w:ascii="Times New Roman" w:eastAsia="Times New Roman" w:hAnsi="Times New Roman" w:cs="Times New Roman"/>
          <w:sz w:val="18"/>
          <w:szCs w:val="18"/>
        </w:rPr>
      </w:pPr>
      <w:r w:rsidRPr="00AB39BF">
        <w:rPr>
          <w:rFonts w:ascii="Times New Roman" w:hAnsi="Times New Roman" w:cs="Times New Roman"/>
          <w:sz w:val="18"/>
          <w:szCs w:val="18"/>
        </w:rPr>
        <w:t xml:space="preserve">Display the distribution of </w:t>
      </w:r>
      <w:r w:rsidR="002D4C68" w:rsidRPr="00AB39BF">
        <w:rPr>
          <w:rFonts w:ascii="Times New Roman" w:hAnsi="Times New Roman" w:cs="Times New Roman"/>
          <w:sz w:val="18"/>
          <w:szCs w:val="18"/>
        </w:rPr>
        <w:t xml:space="preserve">feedback </w:t>
      </w:r>
      <w:r w:rsidRPr="00AB39BF">
        <w:rPr>
          <w:rFonts w:ascii="Times New Roman" w:hAnsi="Times New Roman" w:cs="Times New Roman"/>
          <w:sz w:val="18"/>
          <w:szCs w:val="18"/>
        </w:rPr>
        <w:t>clusters</w:t>
      </w:r>
    </w:p>
    <w:p w14:paraId="4630BF30" w14:textId="77777777" w:rsidR="00E01A71" w:rsidRPr="00AB39BF" w:rsidRDefault="00E01A71">
      <w:pPr>
        <w:pStyle w:val="Body"/>
        <w:numPr>
          <w:ilvl w:val="0"/>
          <w:numId w:val="7"/>
        </w:numPr>
        <w:jc w:val="both"/>
        <w:rPr>
          <w:rFonts w:ascii="Times New Roman" w:eastAsia="Times New Roman" w:hAnsi="Times New Roman" w:cs="Times New Roman"/>
          <w:sz w:val="18"/>
          <w:szCs w:val="18"/>
        </w:rPr>
      </w:pPr>
      <w:r w:rsidRPr="00AB39BF">
        <w:rPr>
          <w:rFonts w:ascii="Times New Roman" w:hAnsi="Times New Roman" w:cs="Times New Roman"/>
          <w:sz w:val="18"/>
          <w:szCs w:val="18"/>
        </w:rPr>
        <w:t>Present the transition of saturation level</w:t>
      </w:r>
    </w:p>
    <w:p w14:paraId="572369A1" w14:textId="22ED0509" w:rsidR="00E01A71" w:rsidRPr="00AB39BF" w:rsidRDefault="00E01A71">
      <w:pPr>
        <w:pStyle w:val="Body"/>
        <w:numPr>
          <w:ilvl w:val="0"/>
          <w:numId w:val="7"/>
        </w:numPr>
        <w:jc w:val="both"/>
        <w:rPr>
          <w:rFonts w:ascii="Times New Roman" w:eastAsia="Times New Roman" w:hAnsi="Times New Roman" w:cs="Times New Roman"/>
          <w:sz w:val="18"/>
          <w:szCs w:val="18"/>
        </w:rPr>
      </w:pPr>
      <w:r w:rsidRPr="00AB39BF">
        <w:rPr>
          <w:rFonts w:ascii="Times New Roman" w:hAnsi="Times New Roman" w:cs="Times New Roman"/>
          <w:sz w:val="18"/>
          <w:szCs w:val="18"/>
        </w:rPr>
        <w:t xml:space="preserve">Demonstrate the evolvement of major </w:t>
      </w:r>
      <w:r w:rsidR="006A2139" w:rsidRPr="00AB39BF">
        <w:rPr>
          <w:rFonts w:ascii="Times New Roman" w:hAnsi="Times New Roman" w:cs="Times New Roman"/>
          <w:sz w:val="18"/>
          <w:szCs w:val="18"/>
        </w:rPr>
        <w:t xml:space="preserve">feedback </w:t>
      </w:r>
      <w:r w:rsidRPr="00AB39BF">
        <w:rPr>
          <w:rFonts w:ascii="Times New Roman" w:hAnsi="Times New Roman" w:cs="Times New Roman"/>
          <w:sz w:val="18"/>
          <w:szCs w:val="18"/>
        </w:rPr>
        <w:t>clusters.</w:t>
      </w:r>
    </w:p>
    <w:p w14:paraId="0498337D" w14:textId="79E6DF51" w:rsidR="00E01A71" w:rsidRPr="00AB39BF" w:rsidRDefault="00E01A71">
      <w:pPr>
        <w:pStyle w:val="Body"/>
        <w:numPr>
          <w:ilvl w:val="0"/>
          <w:numId w:val="7"/>
        </w:numPr>
        <w:jc w:val="both"/>
        <w:rPr>
          <w:rFonts w:ascii="Times New Roman" w:eastAsia="Times New Roman" w:hAnsi="Times New Roman" w:cs="Times New Roman"/>
          <w:sz w:val="18"/>
          <w:szCs w:val="18"/>
        </w:rPr>
      </w:pPr>
      <w:r w:rsidRPr="00AB39BF">
        <w:rPr>
          <w:rFonts w:ascii="Times New Roman" w:hAnsi="Times New Roman" w:cs="Times New Roman"/>
          <w:sz w:val="18"/>
          <w:szCs w:val="18"/>
        </w:rPr>
        <w:t xml:space="preserve">Replay intermediate statuses of </w:t>
      </w:r>
      <w:r w:rsidR="00EF0DD2" w:rsidRPr="00AB39BF">
        <w:rPr>
          <w:rFonts w:ascii="Times New Roman" w:hAnsi="Times New Roman" w:cs="Times New Roman"/>
          <w:sz w:val="18"/>
          <w:szCs w:val="18"/>
        </w:rPr>
        <w:t xml:space="preserve">the </w:t>
      </w:r>
      <w:r w:rsidRPr="00AB39BF">
        <w:rPr>
          <w:rFonts w:ascii="Times New Roman" w:hAnsi="Times New Roman" w:cs="Times New Roman"/>
          <w:sz w:val="18"/>
          <w:szCs w:val="18"/>
        </w:rPr>
        <w:t xml:space="preserve">entire </w:t>
      </w:r>
      <w:r w:rsidR="006A2139" w:rsidRPr="00AB39BF">
        <w:rPr>
          <w:rFonts w:ascii="Times New Roman" w:hAnsi="Times New Roman" w:cs="Times New Roman"/>
          <w:sz w:val="18"/>
          <w:szCs w:val="18"/>
        </w:rPr>
        <w:t xml:space="preserve">feedback </w:t>
      </w:r>
      <w:r w:rsidRPr="00AB39BF">
        <w:rPr>
          <w:rFonts w:ascii="Times New Roman" w:hAnsi="Times New Roman" w:cs="Times New Roman"/>
          <w:sz w:val="18"/>
          <w:szCs w:val="18"/>
        </w:rPr>
        <w:t>process</w:t>
      </w:r>
    </w:p>
    <w:p w14:paraId="5DFBE866" w14:textId="01A573A0" w:rsidR="00E01A71" w:rsidRPr="00AB39BF" w:rsidRDefault="00E01A71">
      <w:pPr>
        <w:pStyle w:val="Body"/>
        <w:jc w:val="both"/>
        <w:rPr>
          <w:rFonts w:ascii="Times New Roman" w:hAnsi="Times New Roman" w:cs="Times New Roman"/>
          <w:sz w:val="18"/>
          <w:szCs w:val="18"/>
        </w:rPr>
      </w:pPr>
      <w:r w:rsidRPr="00AB39BF">
        <w:rPr>
          <w:rFonts w:ascii="Times New Roman" w:hAnsi="Times New Roman" w:cs="Times New Roman"/>
          <w:sz w:val="18"/>
          <w:szCs w:val="18"/>
        </w:rPr>
        <w:t>In the following paragraphs, four major functional modules are described along with their contributions to accomplish the goals above.</w:t>
      </w:r>
      <w:r w:rsidR="00261374" w:rsidRPr="00AB39BF">
        <w:rPr>
          <w:rFonts w:ascii="Times New Roman" w:hAnsi="Times New Roman" w:cs="Times New Roman"/>
          <w:sz w:val="18"/>
          <w:szCs w:val="18"/>
        </w:rPr>
        <w:t xml:space="preserve"> </w:t>
      </w:r>
    </w:p>
    <w:p w14:paraId="1F26EB5C" w14:textId="21A5908A" w:rsidR="00926D73" w:rsidRPr="00AB39BF" w:rsidRDefault="00926D73">
      <w:pPr>
        <w:pStyle w:val="Heading3"/>
        <w:jc w:val="both"/>
        <w:pPrChange w:id="49" w:author="Grace Yen" w:date="2014-05-13T14:51:00Z">
          <w:pPr>
            <w:pStyle w:val="Heading3"/>
          </w:pPr>
        </w:pPrChange>
      </w:pPr>
      <w:r w:rsidRPr="00AB39BF">
        <w:t>Clustering Algorithm</w:t>
      </w:r>
    </w:p>
    <w:p w14:paraId="67A6D3D9" w14:textId="007653E2" w:rsidR="00926D73" w:rsidRPr="00AB39BF" w:rsidRDefault="00926D73">
      <w:pPr>
        <w:ind w:left="1" w:hanging="1"/>
        <w:rPr>
          <w:szCs w:val="18"/>
        </w:rPr>
      </w:pPr>
      <w:r w:rsidRPr="00AB39BF">
        <w:rPr>
          <w:szCs w:val="18"/>
        </w:rPr>
        <w:t xml:space="preserve">Our clustering algorithm </w:t>
      </w:r>
      <w:r w:rsidR="009A4F3B" w:rsidRPr="00AB39BF">
        <w:rPr>
          <w:szCs w:val="18"/>
        </w:rPr>
        <w:t xml:space="preserve">is </w:t>
      </w:r>
      <w:r w:rsidRPr="00AB39BF">
        <w:rPr>
          <w:szCs w:val="18"/>
        </w:rPr>
        <w:t xml:space="preserve">based on the k-means clustering algorithm. </w:t>
      </w:r>
      <w:r w:rsidR="00AC305C">
        <w:rPr>
          <w:szCs w:val="18"/>
        </w:rPr>
        <w:t xml:space="preserve">The input of the clustering algorithm is the pairwise similarity score of each pair of answers within an answer pool. </w:t>
      </w:r>
      <w:r w:rsidRPr="00AB39BF">
        <w:rPr>
          <w:szCs w:val="18"/>
        </w:rPr>
        <w:t xml:space="preserve">We put the first answer in the first cluster as a starting point. Then for each new answer we receive, we calculate the average of the similarity scores between the new answer and all the answers in the first cluster to find the similarity score for that cluster. After finding the cluster average similarity scores for all the clusters, we place the new answer in the cluster with the highest similarity score if </w:t>
      </w:r>
      <w:r w:rsidR="003A4BD5" w:rsidRPr="00AB39BF">
        <w:rPr>
          <w:szCs w:val="18"/>
        </w:rPr>
        <w:t>the similarity score</w:t>
      </w:r>
      <w:r w:rsidRPr="00AB39BF">
        <w:rPr>
          <w:szCs w:val="18"/>
        </w:rPr>
        <w:t xml:space="preserve"> is greater than the threshold score of 50%. If the highest similarity score </w:t>
      </w:r>
      <w:r w:rsidR="002B42DE" w:rsidRPr="00AB39BF">
        <w:rPr>
          <w:szCs w:val="18"/>
        </w:rPr>
        <w:t xml:space="preserve">is </w:t>
      </w:r>
      <w:r w:rsidRPr="00AB39BF">
        <w:rPr>
          <w:szCs w:val="18"/>
        </w:rPr>
        <w:t xml:space="preserve">lower than the threshold, we create a new cluster and place the new answer in that cluster. This algorithm worked fairly well for finding the appropriate cluster when there were more than three answers in the cluster. However, we wanted to ensure that clusters with two answers had higher similarity scores since the clustering was based on only one similarity score. So we </w:t>
      </w:r>
      <w:r w:rsidR="00A4013E" w:rsidRPr="00AB39BF">
        <w:rPr>
          <w:szCs w:val="18"/>
        </w:rPr>
        <w:t>added an additional step of dividing</w:t>
      </w:r>
      <w:r w:rsidRPr="00AB39BF">
        <w:rPr>
          <w:szCs w:val="18"/>
        </w:rPr>
        <w:t xml:space="preserve"> all the clusters with only two answers and </w:t>
      </w:r>
      <w:r w:rsidR="000B2256" w:rsidRPr="00AB39BF">
        <w:rPr>
          <w:szCs w:val="18"/>
        </w:rPr>
        <w:t xml:space="preserve">finding </w:t>
      </w:r>
      <w:r w:rsidRPr="00AB39BF">
        <w:rPr>
          <w:szCs w:val="18"/>
        </w:rPr>
        <w:t>a new cluster for those answers with a higher threshold of 80%.</w:t>
      </w:r>
    </w:p>
    <w:p w14:paraId="240F6E6B" w14:textId="77777777" w:rsidR="00E01A71" w:rsidRPr="00AB39BF" w:rsidRDefault="00E01A71">
      <w:pPr>
        <w:pStyle w:val="Heading3"/>
        <w:jc w:val="both"/>
        <w:rPr>
          <w:rFonts w:eastAsia="Times New Roman"/>
        </w:rPr>
        <w:pPrChange w:id="50" w:author="Grace Yen" w:date="2014-05-13T14:51:00Z">
          <w:pPr>
            <w:pStyle w:val="Heading3"/>
          </w:pPr>
        </w:pPrChange>
      </w:pPr>
      <w:r w:rsidRPr="00AB39BF">
        <w:t>Cluster Distribution Graph</w:t>
      </w:r>
    </w:p>
    <w:p w14:paraId="7F0BBEC8" w14:textId="6A03EE68" w:rsidR="00E01A71" w:rsidRPr="00AB39BF" w:rsidRDefault="00E01A71">
      <w:pPr>
        <w:pStyle w:val="Body"/>
        <w:jc w:val="both"/>
        <w:rPr>
          <w:rFonts w:ascii="Times New Roman" w:eastAsia="Times New Roman" w:hAnsi="Times New Roman" w:cs="Times New Roman"/>
          <w:sz w:val="18"/>
          <w:szCs w:val="18"/>
        </w:rPr>
      </w:pPr>
      <w:r w:rsidRPr="00AB39BF">
        <w:rPr>
          <w:rFonts w:ascii="Times New Roman" w:hAnsi="Times New Roman" w:cs="Times New Roman"/>
          <w:sz w:val="18"/>
          <w:szCs w:val="18"/>
        </w:rPr>
        <w:t>The cluster distribution graph is located at the bottom of the interface. Each circle in the view represents a</w:t>
      </w:r>
      <w:r w:rsidR="00560E65" w:rsidRPr="00AB39BF">
        <w:rPr>
          <w:rFonts w:ascii="Times New Roman" w:hAnsi="Times New Roman" w:cs="Times New Roman"/>
          <w:sz w:val="18"/>
          <w:szCs w:val="18"/>
        </w:rPr>
        <w:t xml:space="preserve">n answer </w:t>
      </w:r>
      <w:r w:rsidRPr="00AB39BF">
        <w:rPr>
          <w:rFonts w:ascii="Times New Roman" w:hAnsi="Times New Roman" w:cs="Times New Roman"/>
          <w:sz w:val="18"/>
          <w:szCs w:val="18"/>
        </w:rPr>
        <w:t xml:space="preserve">from the crowd for the question. All the circles are grouped into clusters, corresponding </w:t>
      </w:r>
      <w:r w:rsidR="00484155" w:rsidRPr="00AB39BF">
        <w:rPr>
          <w:rFonts w:ascii="Times New Roman" w:hAnsi="Times New Roman" w:cs="Times New Roman"/>
          <w:sz w:val="18"/>
          <w:szCs w:val="18"/>
        </w:rPr>
        <w:t xml:space="preserve">to </w:t>
      </w:r>
      <w:r w:rsidRPr="00AB39BF">
        <w:rPr>
          <w:rFonts w:ascii="Times New Roman" w:hAnsi="Times New Roman" w:cs="Times New Roman"/>
          <w:sz w:val="18"/>
          <w:szCs w:val="18"/>
        </w:rPr>
        <w:t>the results of clustering algorithm. Clusters are evenly spaced and circles within a cluster are organized with a pack layout. We chose to use spa</w:t>
      </w:r>
      <w:r w:rsidR="005236AF" w:rsidRPr="00AB39BF">
        <w:rPr>
          <w:rFonts w:ascii="Times New Roman" w:hAnsi="Times New Roman" w:cs="Times New Roman"/>
          <w:sz w:val="18"/>
          <w:szCs w:val="18"/>
        </w:rPr>
        <w:t>t</w:t>
      </w:r>
      <w:r w:rsidRPr="00AB39BF">
        <w:rPr>
          <w:rFonts w:ascii="Times New Roman" w:hAnsi="Times New Roman" w:cs="Times New Roman"/>
          <w:sz w:val="18"/>
          <w:szCs w:val="18"/>
        </w:rPr>
        <w:t xml:space="preserve">ial mapping to convey the concept of response clusters. </w:t>
      </w:r>
    </w:p>
    <w:p w14:paraId="00A2FC8A" w14:textId="08F4E8E5" w:rsidR="00E01A71" w:rsidRPr="00AB39BF" w:rsidRDefault="00E01A71">
      <w:pPr>
        <w:pStyle w:val="Body"/>
        <w:jc w:val="both"/>
        <w:rPr>
          <w:rFonts w:ascii="Times New Roman" w:eastAsia="Times New Roman" w:hAnsi="Times New Roman" w:cs="Times New Roman"/>
          <w:sz w:val="18"/>
          <w:szCs w:val="18"/>
        </w:rPr>
      </w:pPr>
      <w:r w:rsidRPr="00AB39BF">
        <w:rPr>
          <w:rFonts w:ascii="Times New Roman" w:hAnsi="Times New Roman" w:cs="Times New Roman"/>
          <w:sz w:val="18"/>
          <w:szCs w:val="18"/>
        </w:rPr>
        <w:t xml:space="preserve">As described above, we also extract the keywords for each response cluster. Keywords for one cluster are listed within its area. </w:t>
      </w:r>
      <w:r w:rsidR="00301744" w:rsidRPr="00AB39BF">
        <w:rPr>
          <w:rFonts w:ascii="Times New Roman" w:hAnsi="Times New Roman" w:cs="Times New Roman"/>
          <w:sz w:val="18"/>
          <w:szCs w:val="18"/>
        </w:rPr>
        <w:t>The keywords are alternat</w:t>
      </w:r>
      <w:r w:rsidR="005236AF" w:rsidRPr="00AB39BF">
        <w:rPr>
          <w:rFonts w:ascii="Times New Roman" w:hAnsi="Times New Roman" w:cs="Times New Roman"/>
          <w:sz w:val="18"/>
          <w:szCs w:val="18"/>
        </w:rPr>
        <w:t xml:space="preserve">ely placed at the top </w:t>
      </w:r>
      <w:r w:rsidR="003A0E40" w:rsidRPr="00AB39BF">
        <w:rPr>
          <w:rFonts w:ascii="Times New Roman" w:hAnsi="Times New Roman" w:cs="Times New Roman"/>
          <w:sz w:val="18"/>
          <w:szCs w:val="18"/>
        </w:rPr>
        <w:t>or</w:t>
      </w:r>
      <w:r w:rsidR="005236AF" w:rsidRPr="00AB39BF">
        <w:rPr>
          <w:rFonts w:ascii="Times New Roman" w:hAnsi="Times New Roman" w:cs="Times New Roman"/>
          <w:sz w:val="18"/>
          <w:szCs w:val="18"/>
        </w:rPr>
        <w:t xml:space="preserve"> bottom</w:t>
      </w:r>
      <w:r w:rsidR="003A0E40" w:rsidRPr="00AB39BF">
        <w:rPr>
          <w:rFonts w:ascii="Times New Roman" w:hAnsi="Times New Roman" w:cs="Times New Roman"/>
          <w:sz w:val="18"/>
          <w:szCs w:val="18"/>
        </w:rPr>
        <w:t xml:space="preserve"> of the cluster</w:t>
      </w:r>
      <w:r w:rsidR="005236AF" w:rsidRPr="00AB39BF">
        <w:rPr>
          <w:rFonts w:ascii="Times New Roman" w:hAnsi="Times New Roman" w:cs="Times New Roman"/>
          <w:sz w:val="18"/>
          <w:szCs w:val="18"/>
        </w:rPr>
        <w:t xml:space="preserve"> as shown in Figure 4 to</w:t>
      </w:r>
      <w:r w:rsidRPr="00AB39BF">
        <w:rPr>
          <w:rFonts w:ascii="Times New Roman" w:hAnsi="Times New Roman" w:cs="Times New Roman"/>
          <w:sz w:val="18"/>
          <w:szCs w:val="18"/>
        </w:rPr>
        <w:t xml:space="preserve"> avoid </w:t>
      </w:r>
      <w:r w:rsidR="005236AF" w:rsidRPr="00AB39BF">
        <w:rPr>
          <w:rFonts w:ascii="Times New Roman" w:hAnsi="Times New Roman" w:cs="Times New Roman"/>
          <w:sz w:val="18"/>
          <w:szCs w:val="18"/>
        </w:rPr>
        <w:t xml:space="preserve">the </w:t>
      </w:r>
      <w:r w:rsidRPr="00AB39BF">
        <w:rPr>
          <w:rFonts w:ascii="Times New Roman" w:hAnsi="Times New Roman" w:cs="Times New Roman"/>
          <w:sz w:val="18"/>
          <w:szCs w:val="18"/>
        </w:rPr>
        <w:t>overlapping</w:t>
      </w:r>
      <w:r w:rsidR="005236AF" w:rsidRPr="00AB39BF">
        <w:rPr>
          <w:rFonts w:ascii="Times New Roman" w:hAnsi="Times New Roman" w:cs="Times New Roman"/>
          <w:sz w:val="18"/>
          <w:szCs w:val="18"/>
        </w:rPr>
        <w:t xml:space="preserve"> of keywords of adjacent clusters</w:t>
      </w:r>
      <w:r w:rsidRPr="00AB39BF">
        <w:rPr>
          <w:rFonts w:ascii="Times New Roman" w:hAnsi="Times New Roman" w:cs="Times New Roman"/>
          <w:sz w:val="18"/>
          <w:szCs w:val="18"/>
        </w:rPr>
        <w:t xml:space="preserve">. If the </w:t>
      </w:r>
      <w:r w:rsidR="00713CDE" w:rsidRPr="00AB39BF">
        <w:rPr>
          <w:rFonts w:ascii="Times New Roman" w:hAnsi="Times New Roman" w:cs="Times New Roman"/>
          <w:sz w:val="18"/>
          <w:szCs w:val="18"/>
        </w:rPr>
        <w:t xml:space="preserve">answer </w:t>
      </w:r>
      <w:r w:rsidRPr="00AB39BF">
        <w:rPr>
          <w:rFonts w:ascii="Times New Roman" w:hAnsi="Times New Roman" w:cs="Times New Roman"/>
          <w:sz w:val="18"/>
          <w:szCs w:val="18"/>
        </w:rPr>
        <w:t>is gathered as free form text</w:t>
      </w:r>
      <w:r w:rsidR="00713CDE" w:rsidRPr="00AB39BF">
        <w:rPr>
          <w:rFonts w:ascii="Times New Roman" w:hAnsi="Times New Roman" w:cs="Times New Roman"/>
          <w:sz w:val="18"/>
          <w:szCs w:val="18"/>
        </w:rPr>
        <w:t>, the</w:t>
      </w:r>
      <w:r w:rsidRPr="00AB39BF">
        <w:rPr>
          <w:rFonts w:ascii="Times New Roman" w:hAnsi="Times New Roman" w:cs="Times New Roman"/>
          <w:sz w:val="18"/>
          <w:szCs w:val="18"/>
        </w:rPr>
        <w:t xml:space="preserve"> full content of </w:t>
      </w:r>
      <w:r w:rsidR="00CD1EC2" w:rsidRPr="00AB39BF">
        <w:rPr>
          <w:rFonts w:ascii="Times New Roman" w:hAnsi="Times New Roman" w:cs="Times New Roman"/>
          <w:sz w:val="18"/>
          <w:szCs w:val="18"/>
        </w:rPr>
        <w:t>the</w:t>
      </w:r>
      <w:r w:rsidRPr="00AB39BF">
        <w:rPr>
          <w:rFonts w:ascii="Times New Roman" w:hAnsi="Times New Roman" w:cs="Times New Roman"/>
          <w:sz w:val="18"/>
          <w:szCs w:val="18"/>
        </w:rPr>
        <w:t xml:space="preserve"> </w:t>
      </w:r>
      <w:r w:rsidR="00CD1EC2" w:rsidRPr="00AB39BF">
        <w:rPr>
          <w:rFonts w:ascii="Times New Roman" w:hAnsi="Times New Roman" w:cs="Times New Roman"/>
          <w:sz w:val="18"/>
          <w:szCs w:val="18"/>
        </w:rPr>
        <w:t>answer is</w:t>
      </w:r>
      <w:r w:rsidRPr="00AB39BF">
        <w:rPr>
          <w:rFonts w:ascii="Times New Roman" w:hAnsi="Times New Roman" w:cs="Times New Roman"/>
          <w:sz w:val="18"/>
          <w:szCs w:val="18"/>
        </w:rPr>
        <w:t xml:space="preserve"> displayed when </w:t>
      </w:r>
      <w:r w:rsidR="002A6E87" w:rsidRPr="00AB39BF">
        <w:rPr>
          <w:rFonts w:ascii="Times New Roman" w:hAnsi="Times New Roman" w:cs="Times New Roman"/>
          <w:sz w:val="18"/>
          <w:szCs w:val="18"/>
        </w:rPr>
        <w:t xml:space="preserve">the </w:t>
      </w:r>
      <w:r w:rsidRPr="00AB39BF">
        <w:rPr>
          <w:rFonts w:ascii="Times New Roman" w:hAnsi="Times New Roman" w:cs="Times New Roman"/>
          <w:sz w:val="18"/>
          <w:szCs w:val="18"/>
        </w:rPr>
        <w:t>cursor hove</w:t>
      </w:r>
      <w:r w:rsidR="002A6E87" w:rsidRPr="00AB39BF">
        <w:rPr>
          <w:rFonts w:ascii="Times New Roman" w:hAnsi="Times New Roman" w:cs="Times New Roman"/>
          <w:sz w:val="18"/>
          <w:szCs w:val="18"/>
        </w:rPr>
        <w:t>rs</w:t>
      </w:r>
      <w:r w:rsidRPr="00AB39BF">
        <w:rPr>
          <w:rFonts w:ascii="Times New Roman" w:hAnsi="Times New Roman" w:cs="Times New Roman"/>
          <w:sz w:val="18"/>
          <w:szCs w:val="18"/>
        </w:rPr>
        <w:t xml:space="preserve"> over its circle. This gives </w:t>
      </w:r>
      <w:r w:rsidR="00F300F0" w:rsidRPr="00AB39BF">
        <w:rPr>
          <w:rFonts w:ascii="Times New Roman" w:hAnsi="Times New Roman" w:cs="Times New Roman"/>
          <w:sz w:val="18"/>
          <w:szCs w:val="18"/>
        </w:rPr>
        <w:t xml:space="preserve">the </w:t>
      </w:r>
      <w:r w:rsidRPr="00AB39BF">
        <w:rPr>
          <w:rFonts w:ascii="Times New Roman" w:hAnsi="Times New Roman" w:cs="Times New Roman"/>
          <w:sz w:val="18"/>
          <w:szCs w:val="18"/>
        </w:rPr>
        <w:t>user the access to the raw data from MTurk.</w:t>
      </w:r>
    </w:p>
    <w:p w14:paraId="07BEF39B" w14:textId="77777777" w:rsidR="00E01A71" w:rsidRPr="00AB39BF" w:rsidRDefault="00E01A71">
      <w:pPr>
        <w:pStyle w:val="Heading3"/>
        <w:jc w:val="both"/>
        <w:rPr>
          <w:rFonts w:eastAsia="Times New Roman"/>
        </w:rPr>
        <w:pPrChange w:id="51" w:author="Grace Yen" w:date="2014-05-13T14:51:00Z">
          <w:pPr>
            <w:pStyle w:val="Heading3"/>
          </w:pPr>
        </w:pPrChange>
      </w:pPr>
      <w:r w:rsidRPr="00AB39BF">
        <w:t>Saturation Graph</w:t>
      </w:r>
    </w:p>
    <w:p w14:paraId="43944100" w14:textId="51D34543" w:rsidR="00E01A71" w:rsidRPr="00AB39BF" w:rsidRDefault="00E01A71">
      <w:pPr>
        <w:pStyle w:val="Body"/>
        <w:jc w:val="both"/>
        <w:rPr>
          <w:rFonts w:ascii="Times New Roman" w:eastAsia="Times New Roman" w:hAnsi="Times New Roman" w:cs="Times New Roman"/>
          <w:sz w:val="18"/>
          <w:szCs w:val="18"/>
        </w:rPr>
      </w:pPr>
      <w:r w:rsidRPr="00AB39BF">
        <w:rPr>
          <w:rFonts w:ascii="Times New Roman" w:hAnsi="Times New Roman" w:cs="Times New Roman"/>
          <w:sz w:val="18"/>
          <w:szCs w:val="18"/>
        </w:rPr>
        <w:t xml:space="preserve">The saturation graph </w:t>
      </w:r>
      <w:r w:rsidR="00835539" w:rsidRPr="00AB39BF">
        <w:rPr>
          <w:rFonts w:ascii="Times New Roman" w:hAnsi="Times New Roman" w:cs="Times New Roman"/>
          <w:sz w:val="18"/>
          <w:szCs w:val="18"/>
        </w:rPr>
        <w:t>aims</w:t>
      </w:r>
      <w:r w:rsidRPr="00AB39BF">
        <w:rPr>
          <w:rFonts w:ascii="Times New Roman" w:hAnsi="Times New Roman" w:cs="Times New Roman"/>
          <w:sz w:val="18"/>
          <w:szCs w:val="18"/>
        </w:rPr>
        <w:t xml:space="preserve"> at presenting the transition of saturation level over time. Each circle in the graph represents one </w:t>
      </w:r>
      <w:r w:rsidR="00D36AEC" w:rsidRPr="00AB39BF">
        <w:rPr>
          <w:rFonts w:ascii="Times New Roman" w:hAnsi="Times New Roman" w:cs="Times New Roman"/>
          <w:sz w:val="18"/>
          <w:szCs w:val="18"/>
        </w:rPr>
        <w:t>answer</w:t>
      </w:r>
      <w:r w:rsidR="00F77BDE" w:rsidRPr="00AB39BF">
        <w:rPr>
          <w:rFonts w:ascii="Times New Roman" w:hAnsi="Times New Roman" w:cs="Times New Roman"/>
          <w:sz w:val="18"/>
          <w:szCs w:val="18"/>
        </w:rPr>
        <w:t>, and its</w:t>
      </w:r>
      <w:r w:rsidRPr="00AB39BF">
        <w:rPr>
          <w:rFonts w:ascii="Times New Roman" w:hAnsi="Times New Roman" w:cs="Times New Roman"/>
          <w:sz w:val="18"/>
          <w:szCs w:val="18"/>
        </w:rPr>
        <w:t xml:space="preserve"> height shows the overall saturation level by the time that </w:t>
      </w:r>
      <w:r w:rsidR="00DF1AD6" w:rsidRPr="00AB39BF">
        <w:rPr>
          <w:rFonts w:ascii="Times New Roman" w:hAnsi="Times New Roman" w:cs="Times New Roman"/>
          <w:sz w:val="18"/>
          <w:szCs w:val="18"/>
        </w:rPr>
        <w:t xml:space="preserve">answer </w:t>
      </w:r>
      <w:r w:rsidRPr="00AB39BF">
        <w:rPr>
          <w:rFonts w:ascii="Times New Roman" w:hAnsi="Times New Roman" w:cs="Times New Roman"/>
          <w:sz w:val="18"/>
          <w:szCs w:val="18"/>
        </w:rPr>
        <w:t xml:space="preserve">came in. The x axis is the number of responses, starting from the first to the last. Since the responses are sorted by time, this axis is also </w:t>
      </w:r>
      <w:r w:rsidR="003C1FC9" w:rsidRPr="00AB39BF">
        <w:rPr>
          <w:rFonts w:ascii="Times New Roman" w:hAnsi="Times New Roman" w:cs="Times New Roman"/>
          <w:sz w:val="18"/>
          <w:szCs w:val="18"/>
        </w:rPr>
        <w:t>the</w:t>
      </w:r>
      <w:r w:rsidRPr="00AB39BF">
        <w:rPr>
          <w:rFonts w:ascii="Times New Roman" w:hAnsi="Times New Roman" w:cs="Times New Roman"/>
          <w:sz w:val="18"/>
          <w:szCs w:val="18"/>
        </w:rPr>
        <w:t xml:space="preserve"> time axis. The typical time axis </w:t>
      </w:r>
      <w:r w:rsidR="00E9019C" w:rsidRPr="00AB39BF">
        <w:rPr>
          <w:rFonts w:ascii="Times New Roman" w:hAnsi="Times New Roman" w:cs="Times New Roman"/>
          <w:sz w:val="18"/>
          <w:szCs w:val="18"/>
        </w:rPr>
        <w:t xml:space="preserve">spaced </w:t>
      </w:r>
      <w:r w:rsidRPr="00AB39BF">
        <w:rPr>
          <w:rFonts w:ascii="Times New Roman" w:hAnsi="Times New Roman" w:cs="Times New Roman"/>
          <w:sz w:val="18"/>
          <w:szCs w:val="18"/>
        </w:rPr>
        <w:t xml:space="preserve">by </w:t>
      </w:r>
      <w:r w:rsidR="00D35237" w:rsidRPr="00AB39BF">
        <w:rPr>
          <w:rFonts w:ascii="Times New Roman" w:hAnsi="Times New Roman" w:cs="Times New Roman"/>
          <w:sz w:val="18"/>
          <w:szCs w:val="18"/>
        </w:rPr>
        <w:t xml:space="preserve">a unit of time such as </w:t>
      </w:r>
      <w:r w:rsidRPr="00AB39BF">
        <w:rPr>
          <w:rFonts w:ascii="Times New Roman" w:hAnsi="Times New Roman" w:cs="Times New Roman"/>
          <w:sz w:val="18"/>
          <w:szCs w:val="18"/>
        </w:rPr>
        <w:t>seconds</w:t>
      </w:r>
      <w:r w:rsidR="00D35237" w:rsidRPr="00AB39BF">
        <w:rPr>
          <w:rFonts w:ascii="Times New Roman" w:hAnsi="Times New Roman" w:cs="Times New Roman"/>
          <w:sz w:val="18"/>
          <w:szCs w:val="18"/>
        </w:rPr>
        <w:t>, minutes, or hours</w:t>
      </w:r>
      <w:r w:rsidRPr="00AB39BF">
        <w:rPr>
          <w:rFonts w:ascii="Times New Roman" w:hAnsi="Times New Roman" w:cs="Times New Roman"/>
          <w:sz w:val="18"/>
          <w:szCs w:val="18"/>
        </w:rPr>
        <w:t xml:space="preserve"> is not suitable here because the actual time </w:t>
      </w:r>
      <w:r w:rsidR="002403B6" w:rsidRPr="00AB39BF">
        <w:rPr>
          <w:rFonts w:ascii="Times New Roman" w:hAnsi="Times New Roman" w:cs="Times New Roman"/>
          <w:sz w:val="18"/>
          <w:szCs w:val="18"/>
        </w:rPr>
        <w:t xml:space="preserve">between </w:t>
      </w:r>
      <w:r w:rsidR="00030D28" w:rsidRPr="00AB39BF">
        <w:rPr>
          <w:rFonts w:ascii="Times New Roman" w:hAnsi="Times New Roman" w:cs="Times New Roman"/>
          <w:sz w:val="18"/>
          <w:szCs w:val="18"/>
        </w:rPr>
        <w:t>the</w:t>
      </w:r>
      <w:r w:rsidR="008742DA" w:rsidRPr="00AB39BF">
        <w:rPr>
          <w:rFonts w:ascii="Times New Roman" w:hAnsi="Times New Roman" w:cs="Times New Roman"/>
          <w:sz w:val="18"/>
          <w:szCs w:val="18"/>
        </w:rPr>
        <w:t xml:space="preserve"> answers </w:t>
      </w:r>
      <w:r w:rsidRPr="00AB39BF">
        <w:rPr>
          <w:rFonts w:ascii="Times New Roman" w:hAnsi="Times New Roman" w:cs="Times New Roman"/>
          <w:sz w:val="18"/>
          <w:szCs w:val="18"/>
        </w:rPr>
        <w:t xml:space="preserve">is </w:t>
      </w:r>
      <w:r w:rsidR="00E7215F" w:rsidRPr="00AB39BF">
        <w:rPr>
          <w:rFonts w:ascii="Times New Roman" w:hAnsi="Times New Roman" w:cs="Times New Roman"/>
          <w:sz w:val="18"/>
          <w:szCs w:val="18"/>
        </w:rPr>
        <w:t xml:space="preserve">irregular </w:t>
      </w:r>
      <w:r w:rsidRPr="00AB39BF">
        <w:rPr>
          <w:rFonts w:ascii="Times New Roman" w:hAnsi="Times New Roman" w:cs="Times New Roman"/>
          <w:sz w:val="18"/>
          <w:szCs w:val="18"/>
        </w:rPr>
        <w:t>and the graph may be too sparse. The y axis is the saturation level, with a maximum value of 1</w:t>
      </w:r>
      <w:r w:rsidR="00A365E2" w:rsidRPr="00AB39BF">
        <w:rPr>
          <w:rFonts w:ascii="Times New Roman" w:hAnsi="Times New Roman" w:cs="Times New Roman"/>
          <w:sz w:val="18"/>
          <w:szCs w:val="18"/>
        </w:rPr>
        <w:t>.0</w:t>
      </w:r>
      <w:r w:rsidRPr="00AB39BF">
        <w:rPr>
          <w:rFonts w:ascii="Times New Roman" w:hAnsi="Times New Roman" w:cs="Times New Roman"/>
          <w:sz w:val="18"/>
          <w:szCs w:val="18"/>
        </w:rPr>
        <w:t xml:space="preserve"> as defined. This is a typical dot graph layout. Since there is a new saturation level as each response comes in, circles are used to maintain consistency. </w:t>
      </w:r>
    </w:p>
    <w:p w14:paraId="2CCA14AD" w14:textId="272AE899" w:rsidR="002055C3" w:rsidRPr="00AB39BF" w:rsidRDefault="002055C3">
      <w:pPr>
        <w:pStyle w:val="Body"/>
        <w:jc w:val="both"/>
        <w:rPr>
          <w:rFonts w:ascii="Times New Roman" w:eastAsia="Times New Roman" w:hAnsi="Times New Roman" w:cs="Times New Roman"/>
          <w:sz w:val="18"/>
          <w:szCs w:val="18"/>
        </w:rPr>
      </w:pPr>
      <w:r w:rsidRPr="00AB39BF">
        <w:rPr>
          <w:rFonts w:ascii="Times New Roman" w:hAnsi="Times New Roman" w:cs="Times New Roman"/>
          <w:sz w:val="18"/>
          <w:szCs w:val="18"/>
        </w:rPr>
        <w:t>A shortcoming of typical dot graphs is the difficulty to read values accurately because the circles are far</w:t>
      </w:r>
      <w:r w:rsidR="009A1D7F" w:rsidRPr="00AB39BF">
        <w:rPr>
          <w:rFonts w:ascii="Times New Roman" w:hAnsi="Times New Roman" w:cs="Times New Roman"/>
          <w:sz w:val="18"/>
          <w:szCs w:val="18"/>
        </w:rPr>
        <w:t xml:space="preserve"> </w:t>
      </w:r>
      <w:r w:rsidR="008714AF" w:rsidRPr="00AB39BF">
        <w:rPr>
          <w:rFonts w:ascii="Times New Roman" w:hAnsi="Times New Roman" w:cs="Times New Roman"/>
          <w:sz w:val="18"/>
          <w:szCs w:val="18"/>
        </w:rPr>
        <w:t>a</w:t>
      </w:r>
      <w:r w:rsidRPr="00AB39BF">
        <w:rPr>
          <w:rFonts w:ascii="Times New Roman" w:hAnsi="Times New Roman" w:cs="Times New Roman"/>
          <w:sz w:val="18"/>
          <w:szCs w:val="18"/>
        </w:rPr>
        <w:t>way from the ax</w:t>
      </w:r>
      <w:r w:rsidR="00621C24" w:rsidRPr="00AB39BF">
        <w:rPr>
          <w:rFonts w:ascii="Times New Roman" w:hAnsi="Times New Roman" w:cs="Times New Roman"/>
          <w:sz w:val="18"/>
          <w:szCs w:val="18"/>
        </w:rPr>
        <w:t>e</w:t>
      </w:r>
      <w:r w:rsidRPr="00AB39BF">
        <w:rPr>
          <w:rFonts w:ascii="Times New Roman" w:hAnsi="Times New Roman" w:cs="Times New Roman"/>
          <w:sz w:val="18"/>
          <w:szCs w:val="18"/>
        </w:rPr>
        <w:t>s. One solution i</w:t>
      </w:r>
      <w:r w:rsidR="00A06701" w:rsidRPr="00AB39BF">
        <w:rPr>
          <w:rFonts w:ascii="Times New Roman" w:hAnsi="Times New Roman" w:cs="Times New Roman"/>
          <w:sz w:val="18"/>
          <w:szCs w:val="18"/>
        </w:rPr>
        <w:t>s</w:t>
      </w:r>
      <w:r w:rsidRPr="00AB39BF">
        <w:rPr>
          <w:rFonts w:ascii="Times New Roman" w:hAnsi="Times New Roman" w:cs="Times New Roman"/>
          <w:sz w:val="18"/>
          <w:szCs w:val="18"/>
        </w:rPr>
        <w:t xml:space="preserve"> to increase the granularity of ticks </w:t>
      </w:r>
      <w:r w:rsidR="00621C24" w:rsidRPr="00AB39BF">
        <w:rPr>
          <w:rFonts w:ascii="Times New Roman" w:hAnsi="Times New Roman" w:cs="Times New Roman"/>
          <w:sz w:val="18"/>
          <w:szCs w:val="18"/>
        </w:rPr>
        <w:t>on the axe</w:t>
      </w:r>
      <w:r w:rsidR="00BE0255" w:rsidRPr="00AB39BF">
        <w:rPr>
          <w:rFonts w:ascii="Times New Roman" w:hAnsi="Times New Roman" w:cs="Times New Roman"/>
          <w:sz w:val="18"/>
          <w:szCs w:val="18"/>
        </w:rPr>
        <w:t xml:space="preserve">s. </w:t>
      </w:r>
      <w:r w:rsidRPr="00AB39BF">
        <w:rPr>
          <w:rFonts w:ascii="Times New Roman" w:hAnsi="Times New Roman" w:cs="Times New Roman"/>
          <w:sz w:val="18"/>
          <w:szCs w:val="18"/>
        </w:rPr>
        <w:t xml:space="preserve">However, the numbers </w:t>
      </w:r>
      <w:r w:rsidR="00621C24" w:rsidRPr="00AB39BF">
        <w:rPr>
          <w:rFonts w:ascii="Times New Roman" w:hAnsi="Times New Roman" w:cs="Times New Roman"/>
          <w:sz w:val="18"/>
          <w:szCs w:val="18"/>
        </w:rPr>
        <w:t>on the axe</w:t>
      </w:r>
      <w:r w:rsidR="00310080" w:rsidRPr="00AB39BF">
        <w:rPr>
          <w:rFonts w:ascii="Times New Roman" w:hAnsi="Times New Roman" w:cs="Times New Roman"/>
          <w:sz w:val="18"/>
          <w:szCs w:val="18"/>
        </w:rPr>
        <w:t xml:space="preserve">s </w:t>
      </w:r>
      <w:r w:rsidRPr="00AB39BF">
        <w:rPr>
          <w:rFonts w:ascii="Times New Roman" w:hAnsi="Times New Roman" w:cs="Times New Roman"/>
          <w:sz w:val="18"/>
          <w:szCs w:val="18"/>
        </w:rPr>
        <w:t xml:space="preserve">will be less readable due to the limited space. To balance this trade-off, a horizontal line and a vertical line will appear when </w:t>
      </w:r>
      <w:r w:rsidR="00AC1CD0" w:rsidRPr="00AB39BF">
        <w:rPr>
          <w:rFonts w:ascii="Times New Roman" w:hAnsi="Times New Roman" w:cs="Times New Roman"/>
          <w:sz w:val="18"/>
          <w:szCs w:val="18"/>
        </w:rPr>
        <w:t xml:space="preserve">the requester hovers over </w:t>
      </w:r>
      <w:r w:rsidRPr="00AB39BF">
        <w:rPr>
          <w:rFonts w:ascii="Times New Roman" w:hAnsi="Times New Roman" w:cs="Times New Roman"/>
          <w:sz w:val="18"/>
          <w:szCs w:val="18"/>
        </w:rPr>
        <w:t xml:space="preserve">a circle, in order to pinpoint the circle’s value on both axes. The exact values will also be displayed. </w:t>
      </w:r>
    </w:p>
    <w:p w14:paraId="5F880464" w14:textId="6B4400BD" w:rsidR="002055C3" w:rsidRPr="00AB39BF" w:rsidRDefault="002055C3">
      <w:pPr>
        <w:pStyle w:val="Body"/>
        <w:jc w:val="both"/>
        <w:rPr>
          <w:rFonts w:ascii="Times New Roman" w:eastAsia="Times New Roman" w:hAnsi="Times New Roman" w:cs="Times New Roman"/>
          <w:sz w:val="18"/>
          <w:szCs w:val="18"/>
        </w:rPr>
      </w:pPr>
      <w:r w:rsidRPr="00AB39BF">
        <w:rPr>
          <w:rFonts w:ascii="Times New Roman" w:hAnsi="Times New Roman" w:cs="Times New Roman"/>
          <w:sz w:val="18"/>
          <w:szCs w:val="18"/>
        </w:rPr>
        <w:t>Different from the MTurk dashboard, this visualization feedback enable</w:t>
      </w:r>
      <w:r w:rsidR="00510637" w:rsidRPr="00AB39BF">
        <w:rPr>
          <w:rFonts w:ascii="Times New Roman" w:hAnsi="Times New Roman" w:cs="Times New Roman"/>
          <w:sz w:val="18"/>
          <w:szCs w:val="18"/>
        </w:rPr>
        <w:t>s the</w:t>
      </w:r>
      <w:r w:rsidRPr="00AB39BF">
        <w:rPr>
          <w:rFonts w:ascii="Times New Roman" w:hAnsi="Times New Roman" w:cs="Times New Roman"/>
          <w:sz w:val="18"/>
          <w:szCs w:val="18"/>
        </w:rPr>
        <w:t xml:space="preserve"> </w:t>
      </w:r>
      <w:r w:rsidR="00510637" w:rsidRPr="00AB39BF">
        <w:rPr>
          <w:rFonts w:ascii="Times New Roman" w:hAnsi="Times New Roman" w:cs="Times New Roman"/>
          <w:sz w:val="18"/>
          <w:szCs w:val="18"/>
        </w:rPr>
        <w:t xml:space="preserve">requester </w:t>
      </w:r>
      <w:r w:rsidRPr="00AB39BF">
        <w:rPr>
          <w:rFonts w:ascii="Times New Roman" w:hAnsi="Times New Roman" w:cs="Times New Roman"/>
          <w:sz w:val="18"/>
          <w:szCs w:val="18"/>
        </w:rPr>
        <w:t xml:space="preserve">to access all intermediate </w:t>
      </w:r>
      <w:r w:rsidR="00287E31" w:rsidRPr="00AB39BF">
        <w:rPr>
          <w:rFonts w:ascii="Times New Roman" w:hAnsi="Times New Roman" w:cs="Times New Roman"/>
          <w:sz w:val="18"/>
          <w:szCs w:val="18"/>
        </w:rPr>
        <w:t xml:space="preserve">states </w:t>
      </w:r>
      <w:r w:rsidRPr="00AB39BF">
        <w:rPr>
          <w:rFonts w:ascii="Times New Roman" w:hAnsi="Times New Roman" w:cs="Times New Roman"/>
          <w:sz w:val="18"/>
          <w:szCs w:val="18"/>
        </w:rPr>
        <w:t xml:space="preserve">of the feedback process. When </w:t>
      </w:r>
      <w:r w:rsidR="00D475AD" w:rsidRPr="00AB39BF">
        <w:rPr>
          <w:rFonts w:ascii="Times New Roman" w:hAnsi="Times New Roman" w:cs="Times New Roman"/>
          <w:sz w:val="18"/>
          <w:szCs w:val="18"/>
        </w:rPr>
        <w:t xml:space="preserve">the requester </w:t>
      </w:r>
      <w:r w:rsidRPr="00AB39BF">
        <w:rPr>
          <w:rFonts w:ascii="Times New Roman" w:hAnsi="Times New Roman" w:cs="Times New Roman"/>
          <w:sz w:val="18"/>
          <w:szCs w:val="18"/>
        </w:rPr>
        <w:t>hover</w:t>
      </w:r>
      <w:r w:rsidR="00D475AD" w:rsidRPr="00AB39BF">
        <w:rPr>
          <w:rFonts w:ascii="Times New Roman" w:hAnsi="Times New Roman" w:cs="Times New Roman"/>
          <w:sz w:val="18"/>
          <w:szCs w:val="18"/>
        </w:rPr>
        <w:t>s</w:t>
      </w:r>
      <w:r w:rsidRPr="00AB39BF">
        <w:rPr>
          <w:rFonts w:ascii="Times New Roman" w:hAnsi="Times New Roman" w:cs="Times New Roman"/>
          <w:sz w:val="18"/>
          <w:szCs w:val="18"/>
        </w:rPr>
        <w:t xml:space="preserve"> over a circle,</w:t>
      </w:r>
      <w:r w:rsidR="00502D50" w:rsidRPr="00AB39BF" w:rsidDel="00502D50">
        <w:rPr>
          <w:rFonts w:ascii="Times New Roman" w:hAnsi="Times New Roman" w:cs="Times New Roman"/>
          <w:sz w:val="18"/>
          <w:szCs w:val="18"/>
        </w:rPr>
        <w:t xml:space="preserve"> </w:t>
      </w:r>
      <w:r w:rsidR="00D12A66" w:rsidRPr="00AB39BF">
        <w:rPr>
          <w:rFonts w:ascii="Times New Roman" w:hAnsi="Times New Roman" w:cs="Times New Roman"/>
          <w:sz w:val="18"/>
          <w:szCs w:val="18"/>
        </w:rPr>
        <w:t xml:space="preserve">all </w:t>
      </w:r>
      <w:r w:rsidRPr="00AB39BF">
        <w:rPr>
          <w:rFonts w:ascii="Times New Roman" w:hAnsi="Times New Roman" w:cs="Times New Roman"/>
          <w:sz w:val="18"/>
          <w:szCs w:val="18"/>
        </w:rPr>
        <w:t xml:space="preserve">the </w:t>
      </w:r>
      <w:r w:rsidR="003F0C9E" w:rsidRPr="00AB39BF">
        <w:rPr>
          <w:rFonts w:ascii="Times New Roman" w:hAnsi="Times New Roman" w:cs="Times New Roman"/>
          <w:sz w:val="18"/>
          <w:szCs w:val="18"/>
        </w:rPr>
        <w:t xml:space="preserve">answers </w:t>
      </w:r>
      <w:r w:rsidR="00D12A66" w:rsidRPr="00AB39BF">
        <w:rPr>
          <w:rFonts w:ascii="Times New Roman" w:hAnsi="Times New Roman" w:cs="Times New Roman"/>
          <w:sz w:val="18"/>
          <w:szCs w:val="18"/>
        </w:rPr>
        <w:t xml:space="preserve">that were received </w:t>
      </w:r>
      <w:r w:rsidRPr="00AB39BF">
        <w:rPr>
          <w:rFonts w:ascii="Times New Roman" w:hAnsi="Times New Roman" w:cs="Times New Roman"/>
          <w:sz w:val="18"/>
          <w:szCs w:val="18"/>
        </w:rPr>
        <w:t xml:space="preserve">after </w:t>
      </w:r>
      <w:r w:rsidR="00D12A66" w:rsidRPr="00AB39BF">
        <w:rPr>
          <w:rFonts w:ascii="Times New Roman" w:hAnsi="Times New Roman" w:cs="Times New Roman"/>
          <w:sz w:val="18"/>
          <w:szCs w:val="18"/>
        </w:rPr>
        <w:t xml:space="preserve">the selected answer </w:t>
      </w:r>
      <w:r w:rsidRPr="00AB39BF">
        <w:rPr>
          <w:rFonts w:ascii="Times New Roman" w:hAnsi="Times New Roman" w:cs="Times New Roman"/>
          <w:sz w:val="18"/>
          <w:szCs w:val="18"/>
        </w:rPr>
        <w:t>will fade out</w:t>
      </w:r>
      <w:r w:rsidR="00502D50" w:rsidRPr="00AB39BF">
        <w:rPr>
          <w:rFonts w:ascii="Times New Roman" w:hAnsi="Times New Roman" w:cs="Times New Roman"/>
          <w:sz w:val="18"/>
          <w:szCs w:val="18"/>
        </w:rPr>
        <w:t xml:space="preserve"> </w:t>
      </w:r>
      <w:r w:rsidR="00C158A3" w:rsidRPr="00AB39BF">
        <w:rPr>
          <w:rFonts w:ascii="Times New Roman" w:hAnsi="Times New Roman" w:cs="Times New Roman"/>
          <w:sz w:val="18"/>
          <w:szCs w:val="18"/>
        </w:rPr>
        <w:t>on</w:t>
      </w:r>
      <w:r w:rsidR="00502D50" w:rsidRPr="00AB39BF">
        <w:rPr>
          <w:rFonts w:ascii="Times New Roman" w:hAnsi="Times New Roman" w:cs="Times New Roman"/>
          <w:sz w:val="18"/>
          <w:szCs w:val="18"/>
        </w:rPr>
        <w:t xml:space="preserve"> both Saturation and Distribution graphs</w:t>
      </w:r>
      <w:r w:rsidRPr="00AB39BF">
        <w:rPr>
          <w:rFonts w:ascii="Times New Roman" w:hAnsi="Times New Roman" w:cs="Times New Roman"/>
          <w:sz w:val="18"/>
          <w:szCs w:val="18"/>
        </w:rPr>
        <w:t xml:space="preserve">. This technique </w:t>
      </w:r>
      <w:r w:rsidR="009D334A" w:rsidRPr="00AB39BF">
        <w:rPr>
          <w:rFonts w:ascii="Times New Roman" w:hAnsi="Times New Roman" w:cs="Times New Roman"/>
          <w:sz w:val="18"/>
          <w:szCs w:val="18"/>
        </w:rPr>
        <w:t>provides</w:t>
      </w:r>
      <w:r w:rsidRPr="00AB39BF">
        <w:rPr>
          <w:rFonts w:ascii="Times New Roman" w:hAnsi="Times New Roman" w:cs="Times New Roman"/>
          <w:sz w:val="18"/>
          <w:szCs w:val="18"/>
        </w:rPr>
        <w:t xml:space="preserve"> a quick manual access to </w:t>
      </w:r>
      <w:r w:rsidR="0012390A" w:rsidRPr="00AB39BF">
        <w:rPr>
          <w:rFonts w:ascii="Times New Roman" w:hAnsi="Times New Roman" w:cs="Times New Roman"/>
          <w:sz w:val="18"/>
          <w:szCs w:val="18"/>
        </w:rPr>
        <w:t xml:space="preserve">an </w:t>
      </w:r>
      <w:r w:rsidRPr="00AB39BF">
        <w:rPr>
          <w:rFonts w:ascii="Times New Roman" w:hAnsi="Times New Roman" w:cs="Times New Roman"/>
          <w:sz w:val="18"/>
          <w:szCs w:val="18"/>
        </w:rPr>
        <w:t xml:space="preserve">intermediate </w:t>
      </w:r>
      <w:r w:rsidR="0012390A" w:rsidRPr="00AB39BF">
        <w:rPr>
          <w:rFonts w:ascii="Times New Roman" w:hAnsi="Times New Roman" w:cs="Times New Roman"/>
          <w:sz w:val="18"/>
          <w:szCs w:val="18"/>
        </w:rPr>
        <w:t>state</w:t>
      </w:r>
      <w:r w:rsidRPr="00AB39BF">
        <w:rPr>
          <w:rFonts w:ascii="Times New Roman" w:hAnsi="Times New Roman" w:cs="Times New Roman"/>
          <w:sz w:val="18"/>
          <w:szCs w:val="18"/>
        </w:rPr>
        <w:t xml:space="preserve">. We chose the hover event as </w:t>
      </w:r>
      <w:r w:rsidR="00C0576B" w:rsidRPr="00AB39BF">
        <w:rPr>
          <w:rFonts w:ascii="Times New Roman" w:hAnsi="Times New Roman" w:cs="Times New Roman"/>
          <w:sz w:val="18"/>
          <w:szCs w:val="18"/>
        </w:rPr>
        <w:t xml:space="preserve">a </w:t>
      </w:r>
      <w:r w:rsidRPr="00AB39BF">
        <w:rPr>
          <w:rFonts w:ascii="Times New Roman" w:hAnsi="Times New Roman" w:cs="Times New Roman"/>
          <w:sz w:val="18"/>
          <w:szCs w:val="18"/>
        </w:rPr>
        <w:t>trigger to make this operation as quick and simple as possible so that different states can be compared with</w:t>
      </w:r>
      <w:r w:rsidR="006C178C" w:rsidRPr="00AB39BF">
        <w:rPr>
          <w:rFonts w:ascii="Times New Roman" w:hAnsi="Times New Roman" w:cs="Times New Roman"/>
          <w:sz w:val="18"/>
          <w:szCs w:val="18"/>
        </w:rPr>
        <w:t xml:space="preserve"> the</w:t>
      </w:r>
      <w:r w:rsidRPr="00AB39BF">
        <w:rPr>
          <w:rFonts w:ascii="Times New Roman" w:hAnsi="Times New Roman" w:cs="Times New Roman"/>
          <w:sz w:val="18"/>
          <w:szCs w:val="18"/>
        </w:rPr>
        <w:t xml:space="preserve"> least effort.</w:t>
      </w:r>
    </w:p>
    <w:p w14:paraId="124EE83F" w14:textId="2ADD36FE" w:rsidR="002055C3" w:rsidRPr="00AB39BF" w:rsidRDefault="002055C3">
      <w:pPr>
        <w:pStyle w:val="Body"/>
        <w:jc w:val="both"/>
        <w:rPr>
          <w:rFonts w:ascii="Times New Roman" w:eastAsia="Times New Roman" w:hAnsi="Times New Roman" w:cs="Times New Roman"/>
          <w:sz w:val="18"/>
          <w:szCs w:val="18"/>
        </w:rPr>
      </w:pPr>
      <w:r w:rsidRPr="00AB39BF">
        <w:rPr>
          <w:rFonts w:ascii="Times New Roman" w:hAnsi="Times New Roman" w:cs="Times New Roman"/>
          <w:sz w:val="18"/>
          <w:szCs w:val="18"/>
        </w:rPr>
        <w:t>All the circles are filled with the same color as in</w:t>
      </w:r>
      <w:r w:rsidR="00985A8D" w:rsidRPr="00AB39BF">
        <w:rPr>
          <w:rFonts w:ascii="Times New Roman" w:hAnsi="Times New Roman" w:cs="Times New Roman"/>
          <w:sz w:val="18"/>
          <w:szCs w:val="18"/>
        </w:rPr>
        <w:t xml:space="preserve"> the</w:t>
      </w:r>
      <w:r w:rsidRPr="00AB39BF">
        <w:rPr>
          <w:rFonts w:ascii="Times New Roman" w:hAnsi="Times New Roman" w:cs="Times New Roman"/>
          <w:sz w:val="18"/>
          <w:szCs w:val="18"/>
        </w:rPr>
        <w:t xml:space="preserve"> Cluster Distribution Graph. It not only enhances the consistency between </w:t>
      </w:r>
      <w:r w:rsidRPr="00AB39BF">
        <w:rPr>
          <w:rFonts w:ascii="Times New Roman" w:hAnsi="Times New Roman" w:cs="Times New Roman"/>
          <w:sz w:val="18"/>
          <w:szCs w:val="18"/>
        </w:rPr>
        <w:lastRenderedPageBreak/>
        <w:t>graphs but also provid</w:t>
      </w:r>
      <w:r w:rsidR="004B7428" w:rsidRPr="00AB39BF">
        <w:rPr>
          <w:rFonts w:ascii="Times New Roman" w:hAnsi="Times New Roman" w:cs="Times New Roman"/>
          <w:sz w:val="18"/>
          <w:szCs w:val="18"/>
        </w:rPr>
        <w:t>e</w:t>
      </w:r>
      <w:r w:rsidR="00E50D77" w:rsidRPr="00AB39BF">
        <w:rPr>
          <w:rFonts w:ascii="Times New Roman" w:hAnsi="Times New Roman" w:cs="Times New Roman"/>
          <w:sz w:val="18"/>
          <w:szCs w:val="18"/>
        </w:rPr>
        <w:t>s</w:t>
      </w:r>
      <w:r w:rsidRPr="00AB39BF">
        <w:rPr>
          <w:rFonts w:ascii="Times New Roman" w:hAnsi="Times New Roman" w:cs="Times New Roman"/>
          <w:sz w:val="18"/>
          <w:szCs w:val="18"/>
        </w:rPr>
        <w:t xml:space="preserve"> more information to help requester identify the trend of clusters.</w:t>
      </w:r>
    </w:p>
    <w:p w14:paraId="3C6CFE97" w14:textId="77777777" w:rsidR="002055C3" w:rsidRPr="00AB39BF" w:rsidRDefault="002055C3">
      <w:pPr>
        <w:pStyle w:val="Heading3"/>
        <w:jc w:val="both"/>
        <w:rPr>
          <w:rFonts w:eastAsia="Times New Roman"/>
        </w:rPr>
        <w:pPrChange w:id="52" w:author="Grace Yen" w:date="2014-05-13T14:51:00Z">
          <w:pPr>
            <w:pStyle w:val="Heading3"/>
          </w:pPr>
        </w:pPrChange>
      </w:pPr>
      <w:r w:rsidRPr="00AB39BF">
        <w:t>Cluster Evolvement Graph</w:t>
      </w:r>
    </w:p>
    <w:p w14:paraId="669F4E12" w14:textId="4A9436CA" w:rsidR="002055C3" w:rsidRPr="00AB39BF" w:rsidRDefault="002055C3">
      <w:pPr>
        <w:pStyle w:val="Body"/>
        <w:jc w:val="both"/>
        <w:rPr>
          <w:rFonts w:ascii="Times New Roman" w:eastAsia="Times New Roman" w:hAnsi="Times New Roman" w:cs="Times New Roman"/>
          <w:sz w:val="18"/>
          <w:szCs w:val="18"/>
        </w:rPr>
      </w:pPr>
      <w:r w:rsidRPr="00AB39BF">
        <w:rPr>
          <w:rFonts w:ascii="Times New Roman" w:hAnsi="Times New Roman" w:cs="Times New Roman"/>
          <w:sz w:val="18"/>
          <w:szCs w:val="18"/>
        </w:rPr>
        <w:t xml:space="preserve">The </w:t>
      </w:r>
      <w:r w:rsidR="00583E63" w:rsidRPr="00AB39BF">
        <w:rPr>
          <w:rFonts w:ascii="Times New Roman" w:hAnsi="Times New Roman" w:cs="Times New Roman"/>
          <w:sz w:val="18"/>
          <w:szCs w:val="18"/>
        </w:rPr>
        <w:t>C</w:t>
      </w:r>
      <w:r w:rsidRPr="00AB39BF">
        <w:rPr>
          <w:rFonts w:ascii="Times New Roman" w:hAnsi="Times New Roman" w:cs="Times New Roman"/>
          <w:sz w:val="18"/>
          <w:szCs w:val="18"/>
        </w:rPr>
        <w:t xml:space="preserve">luster Evolvement Graph depicts the growth of response clusters over time. </w:t>
      </w:r>
      <w:r w:rsidR="00102E48" w:rsidRPr="00AB39BF">
        <w:rPr>
          <w:rFonts w:ascii="Times New Roman" w:hAnsi="Times New Roman" w:cs="Times New Roman"/>
          <w:sz w:val="18"/>
          <w:szCs w:val="18"/>
        </w:rPr>
        <w:t xml:space="preserve">The user </w:t>
      </w:r>
      <w:r w:rsidRPr="00AB39BF">
        <w:rPr>
          <w:rFonts w:ascii="Times New Roman" w:hAnsi="Times New Roman" w:cs="Times New Roman"/>
          <w:sz w:val="18"/>
          <w:szCs w:val="18"/>
        </w:rPr>
        <w:t xml:space="preserve">can toggle between the </w:t>
      </w:r>
      <w:r w:rsidR="00783D6B" w:rsidRPr="00AB39BF">
        <w:rPr>
          <w:rFonts w:ascii="Times New Roman" w:hAnsi="Times New Roman" w:cs="Times New Roman"/>
          <w:sz w:val="18"/>
          <w:szCs w:val="18"/>
        </w:rPr>
        <w:t>Saturation Graph and</w:t>
      </w:r>
      <w:r w:rsidRPr="00AB39BF">
        <w:rPr>
          <w:rFonts w:ascii="Times New Roman" w:hAnsi="Times New Roman" w:cs="Times New Roman"/>
          <w:sz w:val="18"/>
          <w:szCs w:val="18"/>
        </w:rPr>
        <w:t xml:space="preserve"> this </w:t>
      </w:r>
      <w:r w:rsidR="00D16983" w:rsidRPr="00AB39BF">
        <w:rPr>
          <w:rFonts w:ascii="Times New Roman" w:hAnsi="Times New Roman" w:cs="Times New Roman"/>
          <w:sz w:val="18"/>
          <w:szCs w:val="18"/>
        </w:rPr>
        <w:t>graph</w:t>
      </w:r>
      <w:r w:rsidRPr="00AB39BF">
        <w:rPr>
          <w:rFonts w:ascii="Times New Roman" w:hAnsi="Times New Roman" w:cs="Times New Roman"/>
          <w:sz w:val="18"/>
          <w:szCs w:val="18"/>
        </w:rPr>
        <w:t xml:space="preserve">. </w:t>
      </w:r>
      <w:r w:rsidR="00176CDB" w:rsidRPr="00AB39BF">
        <w:rPr>
          <w:rFonts w:ascii="Times New Roman" w:hAnsi="Times New Roman" w:cs="Times New Roman"/>
          <w:sz w:val="18"/>
          <w:szCs w:val="18"/>
        </w:rPr>
        <w:t>T</w:t>
      </w:r>
      <w:r w:rsidRPr="00AB39BF">
        <w:rPr>
          <w:rFonts w:ascii="Times New Roman" w:hAnsi="Times New Roman" w:cs="Times New Roman"/>
          <w:sz w:val="18"/>
          <w:szCs w:val="18"/>
        </w:rPr>
        <w:t xml:space="preserve">he x axis </w:t>
      </w:r>
      <w:r w:rsidR="006E24E1" w:rsidRPr="00AB39BF">
        <w:rPr>
          <w:rFonts w:ascii="Times New Roman" w:hAnsi="Times New Roman" w:cs="Times New Roman"/>
          <w:sz w:val="18"/>
          <w:szCs w:val="18"/>
        </w:rPr>
        <w:t xml:space="preserve">marks </w:t>
      </w:r>
      <w:r w:rsidRPr="00AB39BF">
        <w:rPr>
          <w:rFonts w:ascii="Times New Roman" w:hAnsi="Times New Roman" w:cs="Times New Roman"/>
          <w:sz w:val="18"/>
          <w:szCs w:val="18"/>
        </w:rPr>
        <w:t xml:space="preserve">the number of </w:t>
      </w:r>
      <w:r w:rsidR="00176CDB" w:rsidRPr="00AB39BF">
        <w:rPr>
          <w:rFonts w:ascii="Times New Roman" w:hAnsi="Times New Roman" w:cs="Times New Roman"/>
          <w:sz w:val="18"/>
          <w:szCs w:val="18"/>
        </w:rPr>
        <w:t>answer</w:t>
      </w:r>
      <w:r w:rsidR="00371549" w:rsidRPr="00AB39BF">
        <w:rPr>
          <w:rFonts w:ascii="Times New Roman" w:hAnsi="Times New Roman" w:cs="Times New Roman"/>
          <w:sz w:val="18"/>
          <w:szCs w:val="18"/>
        </w:rPr>
        <w:t>s</w:t>
      </w:r>
      <w:r w:rsidR="00176CDB" w:rsidRPr="00AB39BF">
        <w:rPr>
          <w:rFonts w:ascii="Times New Roman" w:hAnsi="Times New Roman" w:cs="Times New Roman"/>
          <w:sz w:val="18"/>
          <w:szCs w:val="18"/>
        </w:rPr>
        <w:t xml:space="preserve"> like</w:t>
      </w:r>
      <w:r w:rsidR="00A37810" w:rsidRPr="00AB39BF">
        <w:rPr>
          <w:rFonts w:ascii="Times New Roman" w:hAnsi="Times New Roman" w:cs="Times New Roman"/>
          <w:sz w:val="18"/>
          <w:szCs w:val="18"/>
        </w:rPr>
        <w:t xml:space="preserve"> the x axis of the</w:t>
      </w:r>
      <w:r w:rsidR="00176CDB" w:rsidRPr="00AB39BF">
        <w:rPr>
          <w:rFonts w:ascii="Times New Roman" w:hAnsi="Times New Roman" w:cs="Times New Roman"/>
          <w:sz w:val="18"/>
          <w:szCs w:val="18"/>
        </w:rPr>
        <w:t xml:space="preserve"> Saturation graph</w:t>
      </w:r>
      <w:r w:rsidRPr="00AB39BF">
        <w:rPr>
          <w:rFonts w:ascii="Times New Roman" w:hAnsi="Times New Roman" w:cs="Times New Roman"/>
          <w:sz w:val="18"/>
          <w:szCs w:val="18"/>
        </w:rPr>
        <w:t>. The y axis is the amount of responses in one cluster. Different from Saturation Graph</w:t>
      </w:r>
      <w:r w:rsidR="00316D6B" w:rsidRPr="00AB39BF">
        <w:rPr>
          <w:rFonts w:ascii="Times New Roman" w:hAnsi="Times New Roman" w:cs="Times New Roman"/>
          <w:sz w:val="18"/>
          <w:szCs w:val="18"/>
        </w:rPr>
        <w:t>, which</w:t>
      </w:r>
      <w:r w:rsidRPr="00AB39BF">
        <w:rPr>
          <w:rFonts w:ascii="Times New Roman" w:hAnsi="Times New Roman" w:cs="Times New Roman"/>
          <w:sz w:val="18"/>
          <w:szCs w:val="18"/>
        </w:rPr>
        <w:t xml:space="preserve"> </w:t>
      </w:r>
      <w:r w:rsidR="00316D6B" w:rsidRPr="00AB39BF">
        <w:rPr>
          <w:rFonts w:ascii="Times New Roman" w:hAnsi="Times New Roman" w:cs="Times New Roman"/>
          <w:sz w:val="18"/>
          <w:szCs w:val="18"/>
        </w:rPr>
        <w:t>visualizes</w:t>
      </w:r>
      <w:r w:rsidRPr="00AB39BF">
        <w:rPr>
          <w:rFonts w:ascii="Times New Roman" w:hAnsi="Times New Roman" w:cs="Times New Roman"/>
          <w:sz w:val="18"/>
          <w:szCs w:val="18"/>
        </w:rPr>
        <w:t xml:space="preserve"> the response set</w:t>
      </w:r>
      <w:r w:rsidR="00E47160" w:rsidRPr="00AB39BF">
        <w:rPr>
          <w:rFonts w:ascii="Times New Roman" w:hAnsi="Times New Roman" w:cs="Times New Roman"/>
          <w:sz w:val="18"/>
          <w:szCs w:val="18"/>
        </w:rPr>
        <w:t xml:space="preserve"> as a whole</w:t>
      </w:r>
      <w:r w:rsidRPr="00AB39BF">
        <w:rPr>
          <w:rFonts w:ascii="Times New Roman" w:hAnsi="Times New Roman" w:cs="Times New Roman"/>
          <w:sz w:val="18"/>
          <w:szCs w:val="18"/>
        </w:rPr>
        <w:t xml:space="preserve">, this graph is for comparing different clusters. Therefore, each cluster is represented by one line in this graph, which matches the cluster color. Line </w:t>
      </w:r>
      <w:r w:rsidR="00FC526A" w:rsidRPr="00AB39BF">
        <w:rPr>
          <w:rFonts w:ascii="Times New Roman" w:hAnsi="Times New Roman" w:cs="Times New Roman"/>
          <w:sz w:val="18"/>
          <w:szCs w:val="18"/>
        </w:rPr>
        <w:t>was</w:t>
      </w:r>
      <w:r w:rsidRPr="00AB39BF">
        <w:rPr>
          <w:rFonts w:ascii="Times New Roman" w:hAnsi="Times New Roman" w:cs="Times New Roman"/>
          <w:sz w:val="18"/>
          <w:szCs w:val="18"/>
        </w:rPr>
        <w:t xml:space="preserve"> selected </w:t>
      </w:r>
      <w:r w:rsidR="00FC526A" w:rsidRPr="00AB39BF">
        <w:rPr>
          <w:rFonts w:ascii="Times New Roman" w:hAnsi="Times New Roman" w:cs="Times New Roman"/>
          <w:sz w:val="18"/>
          <w:szCs w:val="18"/>
        </w:rPr>
        <w:t xml:space="preserve">to represent a cluster </w:t>
      </w:r>
      <w:r w:rsidRPr="00AB39BF">
        <w:rPr>
          <w:rFonts w:ascii="Times New Roman" w:hAnsi="Times New Roman" w:cs="Times New Roman"/>
          <w:sz w:val="18"/>
          <w:szCs w:val="18"/>
        </w:rPr>
        <w:t xml:space="preserve">to convey the concept of trend and evolvement. </w:t>
      </w:r>
    </w:p>
    <w:p w14:paraId="0882E6A7" w14:textId="14F0F280" w:rsidR="002055C3" w:rsidRPr="00AB39BF" w:rsidRDefault="002055C3" w:rsidP="00370623">
      <w:pPr>
        <w:pStyle w:val="Body"/>
        <w:spacing w:before="120"/>
        <w:ind w:firstLine="284"/>
        <w:jc w:val="both"/>
        <w:rPr>
          <w:rFonts w:ascii="Times New Roman" w:eastAsia="Times New Roman" w:hAnsi="Times New Roman" w:cs="Times New Roman"/>
          <w:sz w:val="18"/>
          <w:szCs w:val="18"/>
        </w:rPr>
      </w:pPr>
      <w:r w:rsidRPr="00AB39BF">
        <w:rPr>
          <w:rFonts w:ascii="Times New Roman" w:hAnsi="Times New Roman" w:cs="Times New Roman"/>
          <w:sz w:val="18"/>
          <w:szCs w:val="18"/>
        </w:rPr>
        <w:t xml:space="preserve">Line graph also has the same accuracy problem as </w:t>
      </w:r>
      <w:r w:rsidR="00736053" w:rsidRPr="00AB39BF">
        <w:rPr>
          <w:rFonts w:ascii="Times New Roman" w:hAnsi="Times New Roman" w:cs="Times New Roman"/>
          <w:sz w:val="18"/>
          <w:szCs w:val="18"/>
        </w:rPr>
        <w:t xml:space="preserve">the </w:t>
      </w:r>
      <w:r w:rsidRPr="00AB39BF">
        <w:rPr>
          <w:rFonts w:ascii="Times New Roman" w:hAnsi="Times New Roman" w:cs="Times New Roman"/>
          <w:sz w:val="18"/>
          <w:szCs w:val="18"/>
        </w:rPr>
        <w:t xml:space="preserve">dot graph. </w:t>
      </w:r>
      <w:r w:rsidR="001A5AFD" w:rsidRPr="00AB39BF">
        <w:rPr>
          <w:rFonts w:ascii="Times New Roman" w:hAnsi="Times New Roman" w:cs="Times New Roman"/>
          <w:sz w:val="18"/>
          <w:szCs w:val="18"/>
        </w:rPr>
        <w:t>However,</w:t>
      </w:r>
      <w:r w:rsidRPr="00AB39BF">
        <w:rPr>
          <w:rFonts w:ascii="Times New Roman" w:hAnsi="Times New Roman" w:cs="Times New Roman"/>
          <w:sz w:val="18"/>
          <w:szCs w:val="18"/>
        </w:rPr>
        <w:t xml:space="preserve"> it is hard</w:t>
      </w:r>
      <w:r w:rsidR="00D80AE6" w:rsidRPr="00AB39BF">
        <w:rPr>
          <w:rFonts w:ascii="Times New Roman" w:hAnsi="Times New Roman" w:cs="Times New Roman"/>
          <w:sz w:val="18"/>
          <w:szCs w:val="18"/>
        </w:rPr>
        <w:t>er</w:t>
      </w:r>
      <w:r w:rsidRPr="00AB39BF">
        <w:rPr>
          <w:rFonts w:ascii="Times New Roman" w:hAnsi="Times New Roman" w:cs="Times New Roman"/>
          <w:sz w:val="18"/>
          <w:szCs w:val="18"/>
        </w:rPr>
        <w:t xml:space="preserve"> for </w:t>
      </w:r>
      <w:r w:rsidR="00D80AE6" w:rsidRPr="00AB39BF">
        <w:rPr>
          <w:rFonts w:ascii="Times New Roman" w:hAnsi="Times New Roman" w:cs="Times New Roman"/>
          <w:sz w:val="18"/>
          <w:szCs w:val="18"/>
        </w:rPr>
        <w:t xml:space="preserve">the </w:t>
      </w:r>
      <w:r w:rsidRPr="00AB39BF">
        <w:rPr>
          <w:rFonts w:ascii="Times New Roman" w:hAnsi="Times New Roman" w:cs="Times New Roman"/>
          <w:sz w:val="18"/>
          <w:szCs w:val="18"/>
        </w:rPr>
        <w:t xml:space="preserve">user to pick the point they want to explore </w:t>
      </w:r>
      <w:r w:rsidR="00D80AE6" w:rsidRPr="00AB39BF">
        <w:rPr>
          <w:rFonts w:ascii="Times New Roman" w:hAnsi="Times New Roman" w:cs="Times New Roman"/>
          <w:sz w:val="18"/>
          <w:szCs w:val="18"/>
        </w:rPr>
        <w:t xml:space="preserve">on a line </w:t>
      </w:r>
      <w:r w:rsidRPr="00AB39BF">
        <w:rPr>
          <w:rFonts w:ascii="Times New Roman" w:hAnsi="Times New Roman" w:cs="Times New Roman"/>
          <w:sz w:val="18"/>
          <w:szCs w:val="18"/>
        </w:rPr>
        <w:t xml:space="preserve">with </w:t>
      </w:r>
      <w:r w:rsidR="00BD1319" w:rsidRPr="00AB39BF">
        <w:rPr>
          <w:rFonts w:ascii="Times New Roman" w:hAnsi="Times New Roman" w:cs="Times New Roman"/>
          <w:sz w:val="18"/>
          <w:szCs w:val="18"/>
        </w:rPr>
        <w:t xml:space="preserve">a </w:t>
      </w:r>
      <w:r w:rsidRPr="00AB39BF">
        <w:rPr>
          <w:rFonts w:ascii="Times New Roman" w:hAnsi="Times New Roman" w:cs="Times New Roman"/>
          <w:sz w:val="18"/>
          <w:szCs w:val="18"/>
        </w:rPr>
        <w:t xml:space="preserve">mouse. Therefore, instead of actively display a value for a point, we chose to display the axis grid to passively provide a measure to the user. </w:t>
      </w:r>
    </w:p>
    <w:p w14:paraId="20D74D8A" w14:textId="49A81928" w:rsidR="002055C3" w:rsidRPr="00AB39BF" w:rsidRDefault="002055C3" w:rsidP="00370623">
      <w:pPr>
        <w:pStyle w:val="Body"/>
        <w:spacing w:before="120"/>
        <w:ind w:firstLine="284"/>
        <w:jc w:val="both"/>
        <w:rPr>
          <w:rFonts w:ascii="Times New Roman" w:eastAsia="Times New Roman" w:hAnsi="Times New Roman" w:cs="Times New Roman"/>
          <w:sz w:val="18"/>
          <w:szCs w:val="18"/>
        </w:rPr>
      </w:pPr>
      <w:r w:rsidRPr="00AB39BF">
        <w:rPr>
          <w:rFonts w:ascii="Times New Roman" w:hAnsi="Times New Roman" w:cs="Times New Roman"/>
          <w:sz w:val="18"/>
          <w:szCs w:val="18"/>
        </w:rPr>
        <w:t xml:space="preserve">Another problem is the overlapping </w:t>
      </w:r>
      <w:r w:rsidR="00C94715" w:rsidRPr="00AB39BF">
        <w:rPr>
          <w:rFonts w:ascii="Times New Roman" w:hAnsi="Times New Roman" w:cs="Times New Roman"/>
          <w:sz w:val="18"/>
          <w:szCs w:val="18"/>
        </w:rPr>
        <w:t xml:space="preserve">of </w:t>
      </w:r>
      <w:r w:rsidR="00FF4045" w:rsidRPr="00AB39BF">
        <w:rPr>
          <w:rFonts w:ascii="Times New Roman" w:hAnsi="Times New Roman" w:cs="Times New Roman"/>
          <w:sz w:val="18"/>
          <w:szCs w:val="18"/>
        </w:rPr>
        <w:t xml:space="preserve">the </w:t>
      </w:r>
      <w:r w:rsidRPr="00AB39BF">
        <w:rPr>
          <w:rFonts w:ascii="Times New Roman" w:hAnsi="Times New Roman" w:cs="Times New Roman"/>
          <w:sz w:val="18"/>
          <w:szCs w:val="18"/>
        </w:rPr>
        <w:t xml:space="preserve">lines. The first cause </w:t>
      </w:r>
      <w:r w:rsidR="004E2E91" w:rsidRPr="00AB39BF">
        <w:rPr>
          <w:rFonts w:ascii="Times New Roman" w:hAnsi="Times New Roman" w:cs="Times New Roman"/>
          <w:sz w:val="18"/>
          <w:szCs w:val="18"/>
        </w:rPr>
        <w:t xml:space="preserve">of the overlap </w:t>
      </w:r>
      <w:r w:rsidRPr="00AB39BF">
        <w:rPr>
          <w:rFonts w:ascii="Times New Roman" w:hAnsi="Times New Roman" w:cs="Times New Roman"/>
          <w:sz w:val="18"/>
          <w:szCs w:val="18"/>
        </w:rPr>
        <w:t xml:space="preserve">is the large number of </w:t>
      </w:r>
      <w:r w:rsidR="00737C0D" w:rsidRPr="00AB39BF">
        <w:rPr>
          <w:rFonts w:ascii="Times New Roman" w:hAnsi="Times New Roman" w:cs="Times New Roman"/>
          <w:sz w:val="18"/>
          <w:szCs w:val="18"/>
        </w:rPr>
        <w:t>clusters</w:t>
      </w:r>
      <w:r w:rsidRPr="00AB39BF">
        <w:rPr>
          <w:rFonts w:ascii="Times New Roman" w:hAnsi="Times New Roman" w:cs="Times New Roman"/>
          <w:sz w:val="18"/>
          <w:szCs w:val="18"/>
        </w:rPr>
        <w:t>. As a solution, we reduce</w:t>
      </w:r>
      <w:r w:rsidR="00F00E56" w:rsidRPr="00AB39BF">
        <w:rPr>
          <w:rFonts w:ascii="Times New Roman" w:hAnsi="Times New Roman" w:cs="Times New Roman"/>
          <w:sz w:val="18"/>
          <w:szCs w:val="18"/>
        </w:rPr>
        <w:t>d</w:t>
      </w:r>
      <w:r w:rsidRPr="00AB39BF">
        <w:rPr>
          <w:rFonts w:ascii="Times New Roman" w:hAnsi="Times New Roman" w:cs="Times New Roman"/>
          <w:sz w:val="18"/>
          <w:szCs w:val="18"/>
        </w:rPr>
        <w:t xml:space="preserve"> the number of </w:t>
      </w:r>
      <w:r w:rsidR="006507D3" w:rsidRPr="00AB39BF">
        <w:rPr>
          <w:rFonts w:ascii="Times New Roman" w:hAnsi="Times New Roman" w:cs="Times New Roman"/>
          <w:sz w:val="18"/>
          <w:szCs w:val="18"/>
        </w:rPr>
        <w:t xml:space="preserve">lines by </w:t>
      </w:r>
      <w:r w:rsidRPr="00AB39BF">
        <w:rPr>
          <w:rFonts w:ascii="Times New Roman" w:hAnsi="Times New Roman" w:cs="Times New Roman"/>
          <w:sz w:val="18"/>
          <w:szCs w:val="18"/>
        </w:rPr>
        <w:t xml:space="preserve">eliminating all the clusters that end up with </w:t>
      </w:r>
      <w:r w:rsidR="00FA45C2" w:rsidRPr="00AB39BF">
        <w:rPr>
          <w:rFonts w:ascii="Times New Roman" w:hAnsi="Times New Roman" w:cs="Times New Roman"/>
          <w:sz w:val="18"/>
          <w:szCs w:val="18"/>
        </w:rPr>
        <w:t xml:space="preserve">only </w:t>
      </w:r>
      <w:r w:rsidRPr="00AB39BF">
        <w:rPr>
          <w:rFonts w:ascii="Times New Roman" w:hAnsi="Times New Roman" w:cs="Times New Roman"/>
          <w:sz w:val="18"/>
          <w:szCs w:val="18"/>
        </w:rPr>
        <w:t xml:space="preserve">one </w:t>
      </w:r>
      <w:r w:rsidR="00FA45C2" w:rsidRPr="00AB39BF">
        <w:rPr>
          <w:rFonts w:ascii="Times New Roman" w:hAnsi="Times New Roman" w:cs="Times New Roman"/>
          <w:sz w:val="18"/>
          <w:szCs w:val="18"/>
        </w:rPr>
        <w:t>answer</w:t>
      </w:r>
      <w:r w:rsidRPr="00AB39BF">
        <w:rPr>
          <w:rFonts w:ascii="Times New Roman" w:hAnsi="Times New Roman" w:cs="Times New Roman"/>
          <w:sz w:val="18"/>
          <w:szCs w:val="18"/>
        </w:rPr>
        <w:t>, which</w:t>
      </w:r>
      <w:r w:rsidR="00BF3F36" w:rsidRPr="00AB39BF">
        <w:rPr>
          <w:rFonts w:ascii="Times New Roman" w:hAnsi="Times New Roman" w:cs="Times New Roman"/>
          <w:sz w:val="18"/>
          <w:szCs w:val="18"/>
        </w:rPr>
        <w:t xml:space="preserve"> </w:t>
      </w:r>
      <w:r w:rsidR="001E6D98" w:rsidRPr="00AB39BF">
        <w:rPr>
          <w:rFonts w:ascii="Times New Roman" w:hAnsi="Times New Roman" w:cs="Times New Roman"/>
          <w:sz w:val="18"/>
          <w:szCs w:val="18"/>
        </w:rPr>
        <w:t>actually eliminated</w:t>
      </w:r>
      <w:r w:rsidR="005D69D6" w:rsidRPr="00AB39BF">
        <w:rPr>
          <w:rFonts w:ascii="Times New Roman" w:hAnsi="Times New Roman" w:cs="Times New Roman"/>
          <w:sz w:val="18"/>
          <w:szCs w:val="18"/>
        </w:rPr>
        <w:t xml:space="preserve"> </w:t>
      </w:r>
      <w:r w:rsidR="00F30A59" w:rsidRPr="00AB39BF">
        <w:rPr>
          <w:rFonts w:ascii="Times New Roman" w:hAnsi="Times New Roman" w:cs="Times New Roman"/>
          <w:sz w:val="18"/>
          <w:szCs w:val="18"/>
        </w:rPr>
        <w:t>a</w:t>
      </w:r>
      <w:r w:rsidRPr="00AB39BF">
        <w:rPr>
          <w:rFonts w:ascii="Times New Roman" w:hAnsi="Times New Roman" w:cs="Times New Roman"/>
          <w:sz w:val="18"/>
          <w:szCs w:val="18"/>
        </w:rPr>
        <w:t xml:space="preserve"> majority of </w:t>
      </w:r>
      <w:r w:rsidR="00F30A59" w:rsidRPr="00AB39BF">
        <w:rPr>
          <w:rFonts w:ascii="Times New Roman" w:hAnsi="Times New Roman" w:cs="Times New Roman"/>
          <w:sz w:val="18"/>
          <w:szCs w:val="18"/>
        </w:rPr>
        <w:t xml:space="preserve">the </w:t>
      </w:r>
      <w:r w:rsidRPr="00AB39BF">
        <w:rPr>
          <w:rFonts w:ascii="Times New Roman" w:hAnsi="Times New Roman" w:cs="Times New Roman"/>
          <w:sz w:val="18"/>
          <w:szCs w:val="18"/>
        </w:rPr>
        <w:t xml:space="preserve">lusters. All </w:t>
      </w:r>
      <w:r w:rsidR="00311824" w:rsidRPr="00AB39BF">
        <w:rPr>
          <w:rFonts w:ascii="Times New Roman" w:hAnsi="Times New Roman" w:cs="Times New Roman"/>
          <w:sz w:val="18"/>
          <w:szCs w:val="18"/>
        </w:rPr>
        <w:t>the</w:t>
      </w:r>
      <w:r w:rsidRPr="00AB39BF">
        <w:rPr>
          <w:rFonts w:ascii="Times New Roman" w:hAnsi="Times New Roman" w:cs="Times New Roman"/>
          <w:sz w:val="18"/>
          <w:szCs w:val="18"/>
        </w:rPr>
        <w:t xml:space="preserve"> </w:t>
      </w:r>
      <w:r w:rsidR="00DA2F8B" w:rsidRPr="00AB39BF">
        <w:rPr>
          <w:rFonts w:ascii="Times New Roman" w:hAnsi="Times New Roman" w:cs="Times New Roman"/>
          <w:sz w:val="18"/>
          <w:szCs w:val="18"/>
        </w:rPr>
        <w:t xml:space="preserve">remaining </w:t>
      </w:r>
      <w:r w:rsidRPr="00AB39BF">
        <w:rPr>
          <w:rFonts w:ascii="Times New Roman" w:hAnsi="Times New Roman" w:cs="Times New Roman"/>
          <w:sz w:val="18"/>
          <w:szCs w:val="18"/>
        </w:rPr>
        <w:t xml:space="preserve">clusters </w:t>
      </w:r>
      <w:r w:rsidR="00311824" w:rsidRPr="00AB39BF">
        <w:rPr>
          <w:rFonts w:ascii="Times New Roman" w:hAnsi="Times New Roman" w:cs="Times New Roman"/>
          <w:sz w:val="18"/>
          <w:szCs w:val="18"/>
        </w:rPr>
        <w:t>had</w:t>
      </w:r>
      <w:r w:rsidRPr="00AB39BF">
        <w:rPr>
          <w:rFonts w:ascii="Times New Roman" w:hAnsi="Times New Roman" w:cs="Times New Roman"/>
          <w:sz w:val="18"/>
          <w:szCs w:val="18"/>
        </w:rPr>
        <w:t xml:space="preserve"> more than one </w:t>
      </w:r>
      <w:r w:rsidR="00311824" w:rsidRPr="00AB39BF">
        <w:rPr>
          <w:rFonts w:ascii="Times New Roman" w:hAnsi="Times New Roman" w:cs="Times New Roman"/>
          <w:sz w:val="18"/>
          <w:szCs w:val="18"/>
        </w:rPr>
        <w:t>answer in them</w:t>
      </w:r>
      <w:r w:rsidRPr="00AB39BF">
        <w:rPr>
          <w:rFonts w:ascii="Times New Roman" w:hAnsi="Times New Roman" w:cs="Times New Roman"/>
          <w:sz w:val="18"/>
          <w:szCs w:val="18"/>
        </w:rPr>
        <w:t xml:space="preserve"> </w:t>
      </w:r>
      <w:r w:rsidR="006948B4" w:rsidRPr="00AB39BF">
        <w:rPr>
          <w:rFonts w:ascii="Times New Roman" w:hAnsi="Times New Roman" w:cs="Times New Roman"/>
          <w:sz w:val="18"/>
          <w:szCs w:val="18"/>
        </w:rPr>
        <w:t xml:space="preserve">and were considered </w:t>
      </w:r>
      <w:r w:rsidRPr="00AB39BF">
        <w:rPr>
          <w:rFonts w:ascii="Times New Roman" w:hAnsi="Times New Roman" w:cs="Times New Roman"/>
          <w:sz w:val="18"/>
          <w:szCs w:val="18"/>
        </w:rPr>
        <w:t xml:space="preserve">as major clusters. The second cause </w:t>
      </w:r>
      <w:r w:rsidR="005E5D73" w:rsidRPr="00AB39BF">
        <w:rPr>
          <w:rFonts w:ascii="Times New Roman" w:hAnsi="Times New Roman" w:cs="Times New Roman"/>
          <w:sz w:val="18"/>
          <w:szCs w:val="18"/>
        </w:rPr>
        <w:t xml:space="preserve">over the overlaps </w:t>
      </w:r>
      <w:r w:rsidRPr="00AB39BF">
        <w:rPr>
          <w:rFonts w:ascii="Times New Roman" w:hAnsi="Times New Roman" w:cs="Times New Roman"/>
          <w:sz w:val="18"/>
          <w:szCs w:val="18"/>
        </w:rPr>
        <w:t xml:space="preserve">lies in the nature of line graph with multiple lines. </w:t>
      </w:r>
      <w:r w:rsidR="00DE6A17" w:rsidRPr="00AB39BF">
        <w:rPr>
          <w:rFonts w:ascii="Times New Roman" w:hAnsi="Times New Roman" w:cs="Times New Roman"/>
          <w:sz w:val="18"/>
          <w:szCs w:val="18"/>
        </w:rPr>
        <w:t xml:space="preserve">Some </w:t>
      </w:r>
      <w:r w:rsidRPr="00AB39BF">
        <w:rPr>
          <w:rFonts w:ascii="Times New Roman" w:hAnsi="Times New Roman" w:cs="Times New Roman"/>
          <w:sz w:val="18"/>
          <w:szCs w:val="18"/>
        </w:rPr>
        <w:t>line</w:t>
      </w:r>
      <w:r w:rsidR="00DE6A17" w:rsidRPr="00AB39BF">
        <w:rPr>
          <w:rFonts w:ascii="Times New Roman" w:hAnsi="Times New Roman" w:cs="Times New Roman"/>
          <w:sz w:val="18"/>
          <w:szCs w:val="18"/>
        </w:rPr>
        <w:t>s</w:t>
      </w:r>
      <w:r w:rsidRPr="00AB39BF">
        <w:rPr>
          <w:rFonts w:ascii="Times New Roman" w:hAnsi="Times New Roman" w:cs="Times New Roman"/>
          <w:sz w:val="18"/>
          <w:szCs w:val="18"/>
        </w:rPr>
        <w:t xml:space="preserve"> will </w:t>
      </w:r>
      <w:r w:rsidR="00DE6A17" w:rsidRPr="00AB39BF">
        <w:rPr>
          <w:rFonts w:ascii="Times New Roman" w:hAnsi="Times New Roman" w:cs="Times New Roman"/>
          <w:sz w:val="18"/>
          <w:szCs w:val="18"/>
        </w:rPr>
        <w:t xml:space="preserve">inevitably </w:t>
      </w:r>
      <w:r w:rsidRPr="00AB39BF">
        <w:rPr>
          <w:rFonts w:ascii="Times New Roman" w:hAnsi="Times New Roman" w:cs="Times New Roman"/>
          <w:sz w:val="18"/>
          <w:szCs w:val="18"/>
        </w:rPr>
        <w:t>overlap since they have the same values. Therefore, a</w:t>
      </w:r>
      <w:r w:rsidR="00D03B65" w:rsidRPr="00AB39BF">
        <w:rPr>
          <w:rFonts w:ascii="Times New Roman" w:hAnsi="Times New Roman" w:cs="Times New Roman"/>
          <w:sz w:val="18"/>
          <w:szCs w:val="18"/>
        </w:rPr>
        <w:t xml:space="preserve"> </w:t>
      </w:r>
      <w:r w:rsidRPr="00AB39BF">
        <w:rPr>
          <w:rFonts w:ascii="Times New Roman" w:hAnsi="Times New Roman" w:cs="Times New Roman"/>
          <w:sz w:val="18"/>
          <w:szCs w:val="18"/>
        </w:rPr>
        <w:t xml:space="preserve">legend </w:t>
      </w:r>
      <w:r w:rsidR="00CB3B17" w:rsidRPr="00AB39BF">
        <w:rPr>
          <w:rFonts w:ascii="Times New Roman" w:hAnsi="Times New Roman" w:cs="Times New Roman"/>
          <w:sz w:val="18"/>
          <w:szCs w:val="18"/>
        </w:rPr>
        <w:t>was</w:t>
      </w:r>
      <w:r w:rsidRPr="00AB39BF">
        <w:rPr>
          <w:rFonts w:ascii="Times New Roman" w:hAnsi="Times New Roman" w:cs="Times New Roman"/>
          <w:sz w:val="18"/>
          <w:szCs w:val="18"/>
        </w:rPr>
        <w:t xml:space="preserve"> added to help identify the lines</w:t>
      </w:r>
      <w:r w:rsidR="003E56F4" w:rsidRPr="00AB39BF">
        <w:rPr>
          <w:rFonts w:ascii="Times New Roman" w:hAnsi="Times New Roman" w:cs="Times New Roman"/>
          <w:sz w:val="18"/>
          <w:szCs w:val="18"/>
        </w:rPr>
        <w:t xml:space="preserve"> as shown in Figure 4</w:t>
      </w:r>
      <w:r w:rsidR="00170DE2" w:rsidRPr="00AB39BF">
        <w:rPr>
          <w:rFonts w:ascii="Times New Roman" w:hAnsi="Times New Roman" w:cs="Times New Roman"/>
          <w:sz w:val="18"/>
          <w:szCs w:val="18"/>
        </w:rPr>
        <w:t>. M</w:t>
      </w:r>
      <w:r w:rsidRPr="00AB39BF">
        <w:rPr>
          <w:rFonts w:ascii="Times New Roman" w:hAnsi="Times New Roman" w:cs="Times New Roman"/>
          <w:sz w:val="18"/>
          <w:szCs w:val="18"/>
        </w:rPr>
        <w:t>ore importantly</w:t>
      </w:r>
      <w:r w:rsidR="00D03B65" w:rsidRPr="00AB39BF">
        <w:rPr>
          <w:rFonts w:ascii="Times New Roman" w:hAnsi="Times New Roman" w:cs="Times New Roman"/>
          <w:sz w:val="18"/>
          <w:szCs w:val="18"/>
        </w:rPr>
        <w:t>, the boxes in the legend</w:t>
      </w:r>
      <w:r w:rsidRPr="00AB39BF">
        <w:rPr>
          <w:rFonts w:ascii="Times New Roman" w:hAnsi="Times New Roman" w:cs="Times New Roman"/>
          <w:sz w:val="18"/>
          <w:szCs w:val="18"/>
        </w:rPr>
        <w:t xml:space="preserve"> act as toggle buttons for </w:t>
      </w:r>
      <w:r w:rsidR="006401B5" w:rsidRPr="00AB39BF">
        <w:rPr>
          <w:rFonts w:ascii="Times New Roman" w:hAnsi="Times New Roman" w:cs="Times New Roman"/>
          <w:sz w:val="18"/>
          <w:szCs w:val="18"/>
        </w:rPr>
        <w:t xml:space="preserve">the requester </w:t>
      </w:r>
      <w:r w:rsidRPr="00AB39BF">
        <w:rPr>
          <w:rFonts w:ascii="Times New Roman" w:hAnsi="Times New Roman" w:cs="Times New Roman"/>
          <w:sz w:val="18"/>
          <w:szCs w:val="18"/>
        </w:rPr>
        <w:t xml:space="preserve">to hide or show certain </w:t>
      </w:r>
      <w:r w:rsidR="00536C65" w:rsidRPr="00AB39BF">
        <w:rPr>
          <w:rFonts w:ascii="Times New Roman" w:hAnsi="Times New Roman" w:cs="Times New Roman"/>
          <w:sz w:val="18"/>
          <w:szCs w:val="18"/>
        </w:rPr>
        <w:t>clusters</w:t>
      </w:r>
      <w:r w:rsidRPr="00AB39BF">
        <w:rPr>
          <w:rFonts w:ascii="Times New Roman" w:hAnsi="Times New Roman" w:cs="Times New Roman"/>
          <w:sz w:val="18"/>
          <w:szCs w:val="18"/>
        </w:rPr>
        <w:t xml:space="preserve">. The fill of a legend </w:t>
      </w:r>
      <w:r w:rsidR="00AF4537" w:rsidRPr="00AB39BF">
        <w:rPr>
          <w:rFonts w:ascii="Times New Roman" w:hAnsi="Times New Roman" w:cs="Times New Roman"/>
          <w:sz w:val="18"/>
          <w:szCs w:val="18"/>
        </w:rPr>
        <w:t>box</w:t>
      </w:r>
      <w:r w:rsidR="001E4281" w:rsidRPr="00AB39BF">
        <w:rPr>
          <w:rFonts w:ascii="Times New Roman" w:hAnsi="Times New Roman" w:cs="Times New Roman"/>
          <w:sz w:val="18"/>
          <w:szCs w:val="18"/>
        </w:rPr>
        <w:t xml:space="preserve"> </w:t>
      </w:r>
      <w:r w:rsidRPr="00AB39BF">
        <w:rPr>
          <w:rFonts w:ascii="Times New Roman" w:hAnsi="Times New Roman" w:cs="Times New Roman"/>
          <w:sz w:val="18"/>
          <w:szCs w:val="18"/>
        </w:rPr>
        <w:t xml:space="preserve">indicates the visibility of the corresponding line. </w:t>
      </w:r>
    </w:p>
    <w:p w14:paraId="7EDD28E1" w14:textId="72DF622B" w:rsidR="00E01A71" w:rsidRPr="00AB39BF" w:rsidRDefault="002055C3">
      <w:pPr>
        <w:pStyle w:val="Heading3"/>
        <w:spacing w:before="120"/>
        <w:jc w:val="both"/>
        <w:pPrChange w:id="53" w:author="Grace Yen" w:date="2014-05-13T14:51:00Z">
          <w:pPr>
            <w:pStyle w:val="Heading3"/>
          </w:pPr>
        </w:pPrChange>
      </w:pPr>
      <w:r w:rsidRPr="00AB39BF">
        <w:t>Process Replay Animation</w:t>
      </w:r>
    </w:p>
    <w:p w14:paraId="19AF02CF" w14:textId="1AE35C62" w:rsidR="002055C3" w:rsidRPr="00AB39BF" w:rsidRDefault="002055C3">
      <w:pPr>
        <w:pStyle w:val="Body"/>
        <w:jc w:val="both"/>
        <w:rPr>
          <w:rFonts w:ascii="Times New Roman" w:eastAsia="Times New Roman" w:hAnsi="Times New Roman" w:cs="Times New Roman"/>
          <w:sz w:val="18"/>
          <w:szCs w:val="18"/>
        </w:rPr>
      </w:pPr>
      <w:r w:rsidRPr="00AB39BF">
        <w:rPr>
          <w:rFonts w:ascii="Times New Roman" w:hAnsi="Times New Roman" w:cs="Times New Roman"/>
          <w:sz w:val="18"/>
          <w:szCs w:val="18"/>
        </w:rPr>
        <w:t>All three graphs are not limited to displaying the final results</w:t>
      </w:r>
      <w:r w:rsidR="00301838" w:rsidRPr="00AB39BF">
        <w:rPr>
          <w:rFonts w:ascii="Times New Roman" w:hAnsi="Times New Roman" w:cs="Times New Roman"/>
          <w:sz w:val="18"/>
          <w:szCs w:val="18"/>
        </w:rPr>
        <w:t xml:space="preserve"> as they </w:t>
      </w:r>
      <w:r w:rsidRPr="00AB39BF">
        <w:rPr>
          <w:rFonts w:ascii="Times New Roman" w:hAnsi="Times New Roman" w:cs="Times New Roman"/>
          <w:sz w:val="18"/>
          <w:szCs w:val="18"/>
        </w:rPr>
        <w:t xml:space="preserve">can all be animated to replay the entire feedback process from the first </w:t>
      </w:r>
      <w:r w:rsidR="00C87A2A" w:rsidRPr="00AB39BF">
        <w:rPr>
          <w:rFonts w:ascii="Times New Roman" w:hAnsi="Times New Roman" w:cs="Times New Roman"/>
          <w:sz w:val="18"/>
          <w:szCs w:val="18"/>
        </w:rPr>
        <w:t xml:space="preserve">answer </w:t>
      </w:r>
      <w:r w:rsidRPr="00AB39BF">
        <w:rPr>
          <w:rFonts w:ascii="Times New Roman" w:hAnsi="Times New Roman" w:cs="Times New Roman"/>
          <w:sz w:val="18"/>
          <w:szCs w:val="18"/>
        </w:rPr>
        <w:t xml:space="preserve">till the last. The user can also adjust the replay speed and skip through the responses manually. All the graphs will </w:t>
      </w:r>
      <w:r w:rsidR="002B1B76" w:rsidRPr="00AB39BF">
        <w:rPr>
          <w:rFonts w:ascii="Times New Roman" w:hAnsi="Times New Roman" w:cs="Times New Roman"/>
          <w:sz w:val="18"/>
          <w:szCs w:val="18"/>
        </w:rPr>
        <w:t xml:space="preserve">be </w:t>
      </w:r>
      <w:r w:rsidRPr="00AB39BF">
        <w:rPr>
          <w:rFonts w:ascii="Times New Roman" w:hAnsi="Times New Roman" w:cs="Times New Roman"/>
          <w:sz w:val="18"/>
          <w:szCs w:val="18"/>
        </w:rPr>
        <w:t>update</w:t>
      </w:r>
      <w:r w:rsidR="002B1B76" w:rsidRPr="00AB39BF">
        <w:rPr>
          <w:rFonts w:ascii="Times New Roman" w:hAnsi="Times New Roman" w:cs="Times New Roman"/>
          <w:sz w:val="18"/>
          <w:szCs w:val="18"/>
        </w:rPr>
        <w:t>d</w:t>
      </w:r>
      <w:r w:rsidRPr="00AB39BF">
        <w:rPr>
          <w:rFonts w:ascii="Times New Roman" w:hAnsi="Times New Roman" w:cs="Times New Roman"/>
          <w:sz w:val="18"/>
          <w:szCs w:val="18"/>
        </w:rPr>
        <w:t xml:space="preserve"> as the animation </w:t>
      </w:r>
      <w:r w:rsidR="00D00501" w:rsidRPr="00AB39BF">
        <w:rPr>
          <w:rFonts w:ascii="Times New Roman" w:hAnsi="Times New Roman" w:cs="Times New Roman"/>
          <w:sz w:val="18"/>
          <w:szCs w:val="18"/>
        </w:rPr>
        <w:t>is played</w:t>
      </w:r>
      <w:r w:rsidRPr="00AB39BF">
        <w:rPr>
          <w:rFonts w:ascii="Times New Roman" w:hAnsi="Times New Roman" w:cs="Times New Roman"/>
          <w:sz w:val="18"/>
          <w:szCs w:val="18"/>
        </w:rPr>
        <w:t xml:space="preserve">. These functions give </w:t>
      </w:r>
      <w:r w:rsidR="00F35FB5" w:rsidRPr="00AB39BF">
        <w:rPr>
          <w:rFonts w:ascii="Times New Roman" w:hAnsi="Times New Roman" w:cs="Times New Roman"/>
          <w:sz w:val="18"/>
          <w:szCs w:val="18"/>
        </w:rPr>
        <w:t xml:space="preserve">the </w:t>
      </w:r>
      <w:r w:rsidRPr="00AB39BF">
        <w:rPr>
          <w:rFonts w:ascii="Times New Roman" w:hAnsi="Times New Roman" w:cs="Times New Roman"/>
          <w:sz w:val="18"/>
          <w:szCs w:val="18"/>
        </w:rPr>
        <w:t>requester a full access to all the intermediate stat</w:t>
      </w:r>
      <w:r w:rsidR="0098332E" w:rsidRPr="00AB39BF">
        <w:rPr>
          <w:rFonts w:ascii="Times New Roman" w:hAnsi="Times New Roman" w:cs="Times New Roman"/>
          <w:sz w:val="18"/>
          <w:szCs w:val="18"/>
        </w:rPr>
        <w:t>e</w:t>
      </w:r>
      <w:r w:rsidRPr="00AB39BF">
        <w:rPr>
          <w:rFonts w:ascii="Times New Roman" w:hAnsi="Times New Roman" w:cs="Times New Roman"/>
          <w:sz w:val="18"/>
          <w:szCs w:val="18"/>
        </w:rPr>
        <w:t>s of the process and decide when to stop gathering responses.</w:t>
      </w:r>
    </w:p>
    <w:p w14:paraId="6A0B6F27" w14:textId="23B33AF1" w:rsidR="002055C3" w:rsidRPr="00370623" w:rsidRDefault="002055C3" w:rsidP="00370623">
      <w:pPr>
        <w:pStyle w:val="Body"/>
        <w:spacing w:before="120"/>
        <w:ind w:firstLine="284"/>
        <w:jc w:val="both"/>
        <w:rPr>
          <w:rFonts w:ascii="Times New Roman" w:hAnsi="Times New Roman" w:cs="Times New Roman"/>
          <w:sz w:val="18"/>
          <w:szCs w:val="18"/>
        </w:rPr>
      </w:pPr>
      <w:r w:rsidRPr="00AB39BF">
        <w:rPr>
          <w:rFonts w:ascii="Times New Roman" w:hAnsi="Times New Roman" w:cs="Times New Roman"/>
          <w:sz w:val="18"/>
          <w:szCs w:val="18"/>
        </w:rPr>
        <w:t xml:space="preserve">All four of the modules above are designed to accomplish </w:t>
      </w:r>
      <w:r w:rsidR="005F7ADF" w:rsidRPr="00AB39BF">
        <w:rPr>
          <w:rFonts w:ascii="Times New Roman" w:hAnsi="Times New Roman" w:cs="Times New Roman"/>
          <w:sz w:val="18"/>
          <w:szCs w:val="18"/>
        </w:rPr>
        <w:t>the</w:t>
      </w:r>
      <w:r w:rsidR="004C6FF3" w:rsidRPr="00AB39BF">
        <w:rPr>
          <w:rFonts w:ascii="Times New Roman" w:hAnsi="Times New Roman" w:cs="Times New Roman"/>
          <w:sz w:val="18"/>
          <w:szCs w:val="18"/>
        </w:rPr>
        <w:t xml:space="preserve"> four</w:t>
      </w:r>
      <w:r w:rsidR="005F7ADF" w:rsidRPr="00AB39BF">
        <w:rPr>
          <w:rFonts w:ascii="Times New Roman" w:hAnsi="Times New Roman" w:cs="Times New Roman"/>
          <w:sz w:val="18"/>
          <w:szCs w:val="18"/>
        </w:rPr>
        <w:t xml:space="preserve"> </w:t>
      </w:r>
      <w:r w:rsidRPr="00AB39BF">
        <w:rPr>
          <w:rFonts w:ascii="Times New Roman" w:hAnsi="Times New Roman" w:cs="Times New Roman"/>
          <w:sz w:val="18"/>
          <w:szCs w:val="18"/>
        </w:rPr>
        <w:t>goal</w:t>
      </w:r>
      <w:r w:rsidR="005F7ADF" w:rsidRPr="00AB39BF">
        <w:rPr>
          <w:rFonts w:ascii="Times New Roman" w:hAnsi="Times New Roman" w:cs="Times New Roman"/>
          <w:sz w:val="18"/>
          <w:szCs w:val="18"/>
        </w:rPr>
        <w:t>s</w:t>
      </w:r>
      <w:r w:rsidRPr="00AB39BF">
        <w:rPr>
          <w:rFonts w:ascii="Times New Roman" w:hAnsi="Times New Roman" w:cs="Times New Roman"/>
          <w:sz w:val="18"/>
          <w:szCs w:val="18"/>
        </w:rPr>
        <w:t xml:space="preserve"> proposed at the beginning</w:t>
      </w:r>
      <w:r w:rsidR="00B92174" w:rsidRPr="00AB39BF">
        <w:rPr>
          <w:rFonts w:ascii="Times New Roman" w:hAnsi="Times New Roman" w:cs="Times New Roman"/>
          <w:sz w:val="18"/>
          <w:szCs w:val="18"/>
        </w:rPr>
        <w:t xml:space="preserve"> of this section</w:t>
      </w:r>
      <w:r w:rsidRPr="00AB39BF">
        <w:rPr>
          <w:rFonts w:ascii="Times New Roman" w:hAnsi="Times New Roman" w:cs="Times New Roman"/>
          <w:sz w:val="18"/>
          <w:szCs w:val="18"/>
        </w:rPr>
        <w:t>.</w:t>
      </w:r>
    </w:p>
    <w:p w14:paraId="7EC5F81D" w14:textId="4BA633DD" w:rsidR="002055C3" w:rsidRPr="00370623" w:rsidRDefault="0029035B" w:rsidP="00370623">
      <w:pPr>
        <w:pStyle w:val="Body"/>
        <w:spacing w:before="120"/>
        <w:ind w:firstLine="284"/>
        <w:jc w:val="both"/>
        <w:rPr>
          <w:rFonts w:ascii="Times New Roman" w:hAnsi="Times New Roman" w:cs="Times New Roman"/>
          <w:sz w:val="18"/>
          <w:szCs w:val="18"/>
        </w:rPr>
      </w:pPr>
      <w:r w:rsidRPr="00370623">
        <w:rPr>
          <w:rFonts w:ascii="Times New Roman" w:hAnsi="Times New Roman" w:cs="Times New Roman"/>
          <w:noProof/>
          <w:sz w:val="18"/>
          <w:szCs w:val="18"/>
          <w:lang w:eastAsia="ko-KR"/>
        </w:rPr>
        <mc:AlternateContent>
          <mc:Choice Requires="wpg">
            <w:drawing>
              <wp:anchor distT="0" distB="0" distL="114300" distR="114300" simplePos="0" relativeHeight="251664384" behindDoc="0" locked="0" layoutInCell="1" allowOverlap="1" wp14:anchorId="7DC64735" wp14:editId="2FDC682A">
                <wp:simplePos x="0" y="0"/>
                <wp:positionH relativeFrom="column">
                  <wp:posOffset>3366135</wp:posOffset>
                </wp:positionH>
                <wp:positionV relativeFrom="margin">
                  <wp:align>top</wp:align>
                </wp:positionV>
                <wp:extent cx="3086100" cy="1596390"/>
                <wp:effectExtent l="0" t="0" r="12700" b="3810"/>
                <wp:wrapThrough wrapText="bothSides">
                  <wp:wrapPolygon edited="0">
                    <wp:start x="0" y="0"/>
                    <wp:lineTo x="0" y="16153"/>
                    <wp:lineTo x="533" y="21308"/>
                    <wp:lineTo x="20978" y="21308"/>
                    <wp:lineTo x="21511" y="16153"/>
                    <wp:lineTo x="21511" y="0"/>
                    <wp:lineTo x="0" y="0"/>
                  </wp:wrapPolygon>
                </wp:wrapThrough>
                <wp:docPr id="21" name="Group 21"/>
                <wp:cNvGraphicFramePr/>
                <a:graphic xmlns:a="http://schemas.openxmlformats.org/drawingml/2006/main">
                  <a:graphicData uri="http://schemas.microsoft.com/office/word/2010/wordprocessingGroup">
                    <wpg:wgp>
                      <wpg:cNvGrpSpPr/>
                      <wpg:grpSpPr>
                        <a:xfrm>
                          <a:off x="0" y="0"/>
                          <a:ext cx="3086100" cy="1596390"/>
                          <a:chOff x="0" y="0"/>
                          <a:chExt cx="3086100" cy="1596390"/>
                        </a:xfrm>
                      </wpg:grpSpPr>
                      <pic:pic xmlns:pic="http://schemas.openxmlformats.org/drawingml/2006/picture">
                        <pic:nvPicPr>
                          <pic:cNvPr id="10" name="Picture 10"/>
                          <pic:cNvPicPr>
                            <a:picLocks noChangeAspect="1"/>
                          </pic:cNvPicPr>
                        </pic:nvPicPr>
                        <pic:blipFill rotWithShape="1">
                          <a:blip r:embed="rId15" cstate="print">
                            <a:extLst>
                              <a:ext uri="{28A0092B-C50C-407E-A947-70E740481C1C}">
                                <a14:useLocalDpi xmlns:a14="http://schemas.microsoft.com/office/drawing/2010/main" val="0"/>
                              </a:ext>
                            </a:extLst>
                          </a:blip>
                          <a:srcRect b="33840"/>
                          <a:stretch/>
                        </pic:blipFill>
                        <pic:spPr bwMode="auto">
                          <a:xfrm>
                            <a:off x="0" y="0"/>
                            <a:ext cx="3086100" cy="11995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11" name="Text Box 11"/>
                        <wps:cNvSpPr txBox="1"/>
                        <wps:spPr>
                          <a:xfrm>
                            <a:off x="114300" y="1282700"/>
                            <a:ext cx="2857500" cy="31369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13FDDC7" w14:textId="65AB87FF" w:rsidR="00F93B88" w:rsidRPr="00BF0672" w:rsidRDefault="00F93B88" w:rsidP="00BF0672">
                              <w:pPr>
                                <w:pStyle w:val="Caption"/>
                                <w:jc w:val="both"/>
                                <w:rPr>
                                  <w:noProof/>
                                </w:rPr>
                              </w:pPr>
                              <w:r>
                                <w:t xml:space="preserve">Figure </w:t>
                              </w:r>
                              <w:r w:rsidR="00AF0B58">
                                <w:fldChar w:fldCharType="begin"/>
                              </w:r>
                              <w:r w:rsidR="00AF0B58">
                                <w:instrText xml:space="preserve"> SEQ Figure \* ARABIC </w:instrText>
                              </w:r>
                              <w:r w:rsidR="00AF0B58">
                                <w:fldChar w:fldCharType="separate"/>
                              </w:r>
                              <w:r>
                                <w:rPr>
                                  <w:noProof/>
                                </w:rPr>
                                <w:t>5</w:t>
                              </w:r>
                              <w:r w:rsidR="00AF0B58">
                                <w:rPr>
                                  <w:noProof/>
                                </w:rPr>
                                <w:fldChar w:fldCharType="end"/>
                              </w:r>
                              <w:r>
                                <w:t xml:space="preserve"> Heatmaps of pairwise similarity scores for three questions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DC64735" id="Group 21" o:spid="_x0000_s1031" style="position:absolute;left:0;text-align:left;margin-left:265.05pt;margin-top:0;width:243pt;height:125.7pt;z-index:251664384;mso-position-vertical:top;mso-position-vertical-relative:margin" coordsize="30861,15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">
                <v:shape id="Picture 10" o:spid="_x0000_s1032" type="#_x0000_t75" style="position:absolute;width:30861;height:119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v4rTEAAAA2wAAAA8AAABkcnMvZG93bnJldi54bWxEj0FrwzAMhe+F/gejwS6ldbpDW7K4pRQK&#10;22Xd0vwAEWtJWCwH22uT/frpMNhN4j2996k4jK5XNwqx82xgvcpAEdfedtwYqK7n5Q5UTMgWe89k&#10;YKIIh/18VmBu/Z0/6FamRkkIxxwNtCkNudaxbslhXPmBWLRPHxwmWUOjbcC7hLteP2XZRjvsWBpa&#10;HOjUUv1VfjsDi+pnKkM4xu3lVU/k01sV3xfGPD6Mx2dQicb0b/67frGCL/Tyiwyg9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0v4rTEAAAA2wAAAA8AAAAAAAAAAAAAAAAA&#10;nwIAAGRycy9kb3ducmV2LnhtbFBLBQYAAAAABAAEAPcAAACQAwAAAAA=&#10;">
                  <v:imagedata r:id="rId16" o:title="" cropbottom="22177f"/>
                  <v:path arrowok="t"/>
                </v:shape>
                <v:shape id="Text Box 11" o:spid="_x0000_s1033" type="#_x0000_t202" style="position:absolute;left:1143;top:12827;width:28575;height:3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14:paraId="113FDDC7" w14:textId="65AB87FF" w:rsidR="00F93B88" w:rsidRPr="00BF0672" w:rsidRDefault="00F93B88" w:rsidP="00BF0672">
                        <w:pPr>
                          <w:pStyle w:val="Caption"/>
                          <w:jc w:val="both"/>
                          <w:rPr>
                            <w:noProof/>
                          </w:rPr>
                        </w:pPr>
                        <w:r>
                          <w:t xml:space="preserve">Figure </w:t>
                        </w:r>
                        <w:r w:rsidR="00AF0B58">
                          <w:fldChar w:fldCharType="begin"/>
                        </w:r>
                        <w:r w:rsidR="00AF0B58">
                          <w:instrText xml:space="preserve"> SEQ Figure \* ARABIC </w:instrText>
                        </w:r>
                        <w:r w:rsidR="00AF0B58">
                          <w:fldChar w:fldCharType="separate"/>
                        </w:r>
                        <w:r>
                          <w:rPr>
                            <w:noProof/>
                          </w:rPr>
                          <w:t>5</w:t>
                        </w:r>
                        <w:r w:rsidR="00AF0B58">
                          <w:rPr>
                            <w:noProof/>
                          </w:rPr>
                          <w:fldChar w:fldCharType="end"/>
                        </w:r>
                        <w:r>
                          <w:t xml:space="preserve"> Heatmaps of pairwise similarity scores for three questions</w:t>
                        </w:r>
                      </w:p>
                    </w:txbxContent>
                  </v:textbox>
                </v:shape>
                <w10:wrap type="through" anchory="margin"/>
              </v:group>
            </w:pict>
          </mc:Fallback>
        </mc:AlternateContent>
      </w:r>
      <w:r w:rsidR="002055C3" w:rsidRPr="00370623">
        <w:rPr>
          <w:rFonts w:ascii="Times New Roman" w:hAnsi="Times New Roman" w:cs="Times New Roman"/>
          <w:sz w:val="18"/>
          <w:szCs w:val="18"/>
        </w:rPr>
        <w:t xml:space="preserve">The overall design is aimed at clarity and simplicity. A mono color scheme is used for all the background components such as axes and buttons. In contrast, more diverse colors are used on data points and lines </w:t>
      </w:r>
      <w:r w:rsidR="00DF45BB" w:rsidRPr="00370623">
        <w:rPr>
          <w:rFonts w:ascii="Times New Roman" w:hAnsi="Times New Roman" w:cs="Times New Roman"/>
          <w:sz w:val="18"/>
          <w:szCs w:val="18"/>
        </w:rPr>
        <w:t xml:space="preserve">to make </w:t>
      </w:r>
      <w:r w:rsidR="002055C3" w:rsidRPr="00370623">
        <w:rPr>
          <w:rFonts w:ascii="Times New Roman" w:hAnsi="Times New Roman" w:cs="Times New Roman"/>
          <w:sz w:val="18"/>
          <w:szCs w:val="18"/>
        </w:rPr>
        <w:t xml:space="preserve">them to stand out from the background. All the interactions are designed to be intuitive </w:t>
      </w:r>
      <w:r w:rsidR="00EA341E" w:rsidRPr="00370623">
        <w:rPr>
          <w:rFonts w:ascii="Times New Roman" w:hAnsi="Times New Roman" w:cs="Times New Roman"/>
          <w:sz w:val="18"/>
          <w:szCs w:val="18"/>
        </w:rPr>
        <w:t>and</w:t>
      </w:r>
      <w:r w:rsidR="002055C3" w:rsidRPr="00370623">
        <w:rPr>
          <w:rFonts w:ascii="Times New Roman" w:hAnsi="Times New Roman" w:cs="Times New Roman"/>
          <w:sz w:val="18"/>
          <w:szCs w:val="18"/>
        </w:rPr>
        <w:t xml:space="preserve"> understandable </w:t>
      </w:r>
      <w:r w:rsidR="005B42AF" w:rsidRPr="00370623">
        <w:rPr>
          <w:rFonts w:ascii="Times New Roman" w:hAnsi="Times New Roman" w:cs="Times New Roman"/>
          <w:sz w:val="18"/>
          <w:szCs w:val="18"/>
        </w:rPr>
        <w:t>for</w:t>
      </w:r>
      <w:r w:rsidR="004B3B5F" w:rsidRPr="00370623">
        <w:rPr>
          <w:rFonts w:ascii="Times New Roman" w:hAnsi="Times New Roman" w:cs="Times New Roman"/>
          <w:sz w:val="18"/>
          <w:szCs w:val="18"/>
        </w:rPr>
        <w:t xml:space="preserve"> </w:t>
      </w:r>
      <w:r w:rsidR="00824A2B" w:rsidRPr="00370623">
        <w:rPr>
          <w:rFonts w:ascii="Times New Roman" w:hAnsi="Times New Roman" w:cs="Times New Roman"/>
          <w:sz w:val="18"/>
          <w:szCs w:val="18"/>
        </w:rPr>
        <w:t>everyone.</w:t>
      </w:r>
    </w:p>
    <w:p w14:paraId="072558A0" w14:textId="7BB5CBCC" w:rsidR="005465CF" w:rsidRPr="00AB39BF" w:rsidRDefault="005D6866">
      <w:pPr>
        <w:pStyle w:val="Heading1"/>
        <w:spacing w:before="120"/>
        <w:jc w:val="both"/>
      </w:pPr>
      <w:r w:rsidRPr="00AB39BF">
        <w:t>RESULT</w:t>
      </w:r>
    </w:p>
    <w:p w14:paraId="3FD18888" w14:textId="2BE4C184" w:rsidR="005465CF" w:rsidRPr="00AB39BF" w:rsidDel="00AB39BF" w:rsidRDefault="009B5E50">
      <w:pPr>
        <w:rPr>
          <w:del w:id="54" w:author="Grace Yen" w:date="2014-05-13T14:56:00Z"/>
          <w:rFonts w:ascii="PMingLiU" w:hAnsi="PMingLiU" w:cs="PMingLiU"/>
          <w:rPrChange w:id="55" w:author="Grace Yen" w:date="2014-05-13T14:56:00Z">
            <w:rPr>
              <w:del w:id="56" w:author="Grace Yen" w:date="2014-05-13T14:56:00Z"/>
            </w:rPr>
          </w:rPrChange>
        </w:rPr>
      </w:pPr>
      <w:del w:id="57" w:author="Grace Yen" w:date="2014-05-13T14:56:00Z">
        <w:r w:rsidRPr="00AB39BF" w:rsidDel="00AB39BF">
          <w:rPr>
            <w:rFonts w:ascii="PMingLiU" w:hAnsi="PMingLiU" w:cs="PMingLiU"/>
            <w:rPrChange w:id="58" w:author="Grace Yen" w:date="2014-05-13T14:56:00Z">
              <w:rPr>
                <w:i/>
                <w:kern w:val="28"/>
                <w:sz w:val="22"/>
              </w:rPr>
            </w:rPrChange>
          </w:rPr>
          <w:delText>In each subsection, we first describe the quantitative data and then draw from the interviews to help explain the data and add further insights. We begin with user participation.</w:delText>
        </w:r>
      </w:del>
    </w:p>
    <w:p w14:paraId="4E7E20CB" w14:textId="77777777" w:rsidR="0045747E" w:rsidRPr="00AB39BF" w:rsidRDefault="0045747E">
      <w:pPr>
        <w:pStyle w:val="Heading2"/>
        <w:jc w:val="both"/>
      </w:pPr>
      <w:r w:rsidRPr="00AB39BF">
        <w:t>Number of HITs estimated by the workers</w:t>
      </w:r>
    </w:p>
    <w:p w14:paraId="7A673FFE" w14:textId="49CE49BB" w:rsidR="001874D7" w:rsidDel="00FA2A43" w:rsidRDefault="0045747E">
      <w:pPr>
        <w:spacing w:after="120"/>
        <w:rPr>
          <w:del w:id="59" w:author="Ha Kyung Kong" w:date="2014-05-13T21:19:00Z"/>
          <w:szCs w:val="18"/>
        </w:rPr>
      </w:pPr>
      <w:r w:rsidRPr="00AB39BF">
        <w:rPr>
          <w:szCs w:val="18"/>
        </w:rPr>
        <w:t xml:space="preserve">The workers provided a wide range of estimated number of HITs and various reasons for deciding the number of HITs to post on MTurk. Although we </w:t>
      </w:r>
      <w:r w:rsidR="000B7A68">
        <w:rPr>
          <w:szCs w:val="18"/>
        </w:rPr>
        <w:t>provided three different questions for workers</w:t>
      </w:r>
      <w:r w:rsidRPr="00AB39BF">
        <w:rPr>
          <w:szCs w:val="18"/>
        </w:rPr>
        <w:t xml:space="preserve">, the distribution of the number of HITs were similar for all three </w:t>
      </w:r>
      <w:r w:rsidR="000B7A68">
        <w:rPr>
          <w:szCs w:val="18"/>
        </w:rPr>
        <w:t>questions</w:t>
      </w:r>
      <w:r w:rsidRPr="00AB39BF">
        <w:rPr>
          <w:szCs w:val="18"/>
        </w:rPr>
        <w:t xml:space="preserve"> regardless of the</w:t>
      </w:r>
      <w:r w:rsidR="001874D7">
        <w:rPr>
          <w:szCs w:val="18"/>
        </w:rPr>
        <w:t xml:space="preserve"> question</w:t>
      </w:r>
      <w:r w:rsidRPr="00AB39BF">
        <w:rPr>
          <w:szCs w:val="18"/>
        </w:rPr>
        <w:t xml:space="preserve"> </w:t>
      </w:r>
      <w:r w:rsidR="000B7A68">
        <w:rPr>
          <w:szCs w:val="18"/>
        </w:rPr>
        <w:t>contents</w:t>
      </w:r>
      <w:r w:rsidRPr="00AB39BF">
        <w:rPr>
          <w:szCs w:val="18"/>
        </w:rPr>
        <w:t xml:space="preserve">. </w:t>
      </w:r>
      <w:r w:rsidR="000B7A68">
        <w:rPr>
          <w:szCs w:val="18"/>
        </w:rPr>
        <w:t xml:space="preserve">It indicates that workers </w:t>
      </w:r>
      <w:r w:rsidR="001874D7">
        <w:rPr>
          <w:szCs w:val="18"/>
        </w:rPr>
        <w:t xml:space="preserve">do not take the size of possible answers into account but just make a general guess about the number when they decide to receive subjective feedback. Due to the </w:t>
      </w:r>
      <w:r w:rsidR="001874D7">
        <w:rPr>
          <w:rFonts w:ascii="PMingLiU" w:hAnsi="PMingLiU" w:cs="PMingLiU"/>
          <w:szCs w:val="18"/>
        </w:rPr>
        <w:t>similar distribution on estimated number of Hits for all three questions,</w:t>
      </w:r>
      <w:r w:rsidR="001874D7">
        <w:rPr>
          <w:rFonts w:ascii="PMingLiU" w:hAnsi="PMingLiU" w:cs="PMingLiU" w:hint="eastAsia"/>
          <w:szCs w:val="18"/>
          <w:lang w:eastAsia="zh-TW"/>
        </w:rPr>
        <w:t xml:space="preserve"> </w:t>
      </w:r>
      <w:r w:rsidR="001874D7">
        <w:rPr>
          <w:szCs w:val="18"/>
        </w:rPr>
        <w:t xml:space="preserve">we </w:t>
      </w:r>
      <w:r w:rsidRPr="00AB39BF">
        <w:rPr>
          <w:szCs w:val="18"/>
        </w:rPr>
        <w:t>combine all the results</w:t>
      </w:r>
      <w:r w:rsidR="001874D7">
        <w:rPr>
          <w:szCs w:val="18"/>
        </w:rPr>
        <w:t xml:space="preserve"> regardless of different questions</w:t>
      </w:r>
      <w:r w:rsidRPr="00AB39BF">
        <w:rPr>
          <w:szCs w:val="18"/>
        </w:rPr>
        <w:t xml:space="preserve">. </w:t>
      </w:r>
      <w:r w:rsidR="001874D7">
        <w:rPr>
          <w:szCs w:val="18"/>
        </w:rPr>
        <w:t>We removed irrelevant answers before analysis. Four</w:t>
      </w:r>
      <w:r w:rsidRPr="00AB39BF">
        <w:rPr>
          <w:szCs w:val="18"/>
        </w:rPr>
        <w:t xml:space="preserve"> workers had misunderstood the question ‘how many HITs would you post to MTurk’ </w:t>
      </w:r>
      <w:r w:rsidR="001874D7">
        <w:rPr>
          <w:szCs w:val="18"/>
        </w:rPr>
        <w:t>as</w:t>
      </w:r>
      <w:r w:rsidRPr="00AB39BF">
        <w:rPr>
          <w:szCs w:val="18"/>
        </w:rPr>
        <w:t xml:space="preserve"> ‘how many </w:t>
      </w:r>
      <w:r w:rsidR="001874D7">
        <w:rPr>
          <w:szCs w:val="18"/>
        </w:rPr>
        <w:t>answers</w:t>
      </w:r>
      <w:r w:rsidRPr="00AB39BF">
        <w:rPr>
          <w:szCs w:val="18"/>
        </w:rPr>
        <w:t xml:space="preserve"> would you ask from each of the workers per HIT’ and answered in the range of one to five with the reason that it will tire out the workers if more </w:t>
      </w:r>
      <w:del w:id="60" w:author="Ha Kyung Kong" w:date="2014-05-13T21:19:00Z">
        <w:r w:rsidR="001874D7" w:rsidDel="00FA2A43">
          <w:rPr>
            <w:szCs w:val="18"/>
          </w:rPr>
          <w:delText>anserts</w:delText>
        </w:r>
        <w:r w:rsidRPr="00AB39BF" w:rsidDel="00FA2A43">
          <w:rPr>
            <w:szCs w:val="18"/>
          </w:rPr>
          <w:delText xml:space="preserve"> </w:delText>
        </w:r>
      </w:del>
      <w:ins w:id="61" w:author="Ha Kyung Kong" w:date="2014-05-13T21:19:00Z">
        <w:r w:rsidR="00FA2A43">
          <w:rPr>
            <w:szCs w:val="18"/>
          </w:rPr>
          <w:t>answers</w:t>
        </w:r>
        <w:r w:rsidR="00FA2A43" w:rsidRPr="00AB39BF">
          <w:rPr>
            <w:szCs w:val="18"/>
          </w:rPr>
          <w:t xml:space="preserve"> </w:t>
        </w:r>
      </w:ins>
      <w:r w:rsidRPr="00AB39BF">
        <w:rPr>
          <w:szCs w:val="18"/>
        </w:rPr>
        <w:t>were</w:t>
      </w:r>
      <w:ins w:id="62" w:author="Ha Kyung Kong" w:date="2014-05-13T21:19:00Z">
        <w:r w:rsidR="00FA2A43">
          <w:rPr>
            <w:szCs w:val="18"/>
          </w:rPr>
          <w:t xml:space="preserve"> </w:t>
        </w:r>
      </w:ins>
      <w:del w:id="63" w:author="Ha Kyung Kong" w:date="2014-05-13T21:19:00Z">
        <w:r w:rsidRPr="00AB39BF" w:rsidDel="00FA2A43">
          <w:rPr>
            <w:szCs w:val="18"/>
          </w:rPr>
          <w:delText xml:space="preserve"> </w:delText>
        </w:r>
      </w:del>
    </w:p>
    <w:p w14:paraId="09F6564A" w14:textId="6D8D6DBA" w:rsidR="0045747E" w:rsidRPr="00AB39BF" w:rsidRDefault="0045747E">
      <w:pPr>
        <w:spacing w:after="120"/>
        <w:rPr>
          <w:szCs w:val="18"/>
        </w:rPr>
      </w:pPr>
      <w:r w:rsidRPr="00AB39BF">
        <w:rPr>
          <w:szCs w:val="18"/>
        </w:rPr>
        <w:t xml:space="preserve">required. We discarded these answers since they did not </w:t>
      </w:r>
      <w:r w:rsidR="00370623">
        <w:rPr>
          <w:szCs w:val="18"/>
        </w:rPr>
        <w:t>answer</w:t>
      </w:r>
      <w:r w:rsidRPr="00AB39BF">
        <w:rPr>
          <w:szCs w:val="18"/>
        </w:rPr>
        <w:t xml:space="preserve"> the question that was actually asked. The remaining answers were categorized into three categories: 10-50 HITs, 100-500 HITs, and 1000+ HITs.</w:t>
      </w:r>
    </w:p>
    <w:p w14:paraId="5F628242" w14:textId="77777777" w:rsidR="001874D7" w:rsidRPr="00AB39BF" w:rsidRDefault="001874D7">
      <w:pPr>
        <w:pStyle w:val="Caption"/>
        <w:keepNext/>
        <w:rPr>
          <w:rFonts w:cs="Times New Roman"/>
        </w:rPr>
      </w:pPr>
      <w:r w:rsidRPr="00AB39BF">
        <w:rPr>
          <w:rFonts w:cs="Times New Roman"/>
        </w:rPr>
        <w:t>Table 1 Number of HITs estimated by workers</w:t>
      </w:r>
    </w:p>
    <w:tbl>
      <w:tblPr>
        <w:tblW w:w="3899" w:type="pct"/>
        <w:tblInd w:w="428" w:type="dxa"/>
        <w:tblCellMar>
          <w:left w:w="0" w:type="dxa"/>
          <w:right w:w="0" w:type="dxa"/>
        </w:tblCellMar>
        <w:tblLook w:val="0420" w:firstRow="1" w:lastRow="0" w:firstColumn="0" w:lastColumn="0" w:noHBand="0" w:noVBand="1"/>
      </w:tblPr>
      <w:tblGrid>
        <w:gridCol w:w="2190"/>
        <w:gridCol w:w="1779"/>
      </w:tblGrid>
      <w:tr w:rsidR="001874D7" w:rsidRPr="00AB39BF" w14:paraId="47B681D4" w14:textId="77777777" w:rsidTr="001874D7">
        <w:trPr>
          <w:trHeight w:val="20"/>
        </w:trPr>
        <w:tc>
          <w:tcPr>
            <w:tcW w:w="275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2C12A3" w14:textId="77777777" w:rsidR="001874D7" w:rsidRPr="00AB39BF" w:rsidRDefault="001874D7">
            <w:pPr>
              <w:spacing w:after="0"/>
              <w:rPr>
                <w:szCs w:val="18"/>
                <w:rPrChange w:id="64" w:author="Grace Yen" w:date="2014-05-13T14:50:00Z">
                  <w:rPr>
                    <w:rFonts w:ascii="Arial" w:hAnsi="Arial"/>
                    <w:i/>
                    <w:szCs w:val="18"/>
                  </w:rPr>
                </w:rPrChange>
              </w:rPr>
              <w:pPrChange w:id="65" w:author="Grace Yen" w:date="2014-05-13T14:51:00Z">
                <w:pPr>
                  <w:numPr>
                    <w:ilvl w:val="5"/>
                    <w:numId w:val="1"/>
                  </w:numPr>
                  <w:spacing w:before="240" w:after="0"/>
                  <w:outlineLvl w:val="5"/>
                </w:pPr>
              </w:pPrChange>
            </w:pPr>
            <w:r w:rsidRPr="00AB39BF">
              <w:rPr>
                <w:b/>
                <w:bCs/>
                <w:szCs w:val="18"/>
              </w:rPr>
              <w:t>Est. Range of HITs</w:t>
            </w:r>
          </w:p>
        </w:tc>
        <w:tc>
          <w:tcPr>
            <w:tcW w:w="22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D3F04C" w14:textId="77777777" w:rsidR="001874D7" w:rsidRPr="00AB39BF" w:rsidRDefault="001874D7">
            <w:pPr>
              <w:spacing w:after="0"/>
              <w:rPr>
                <w:szCs w:val="18"/>
                <w:rPrChange w:id="66" w:author="Grace Yen" w:date="2014-05-13T14:50:00Z">
                  <w:rPr>
                    <w:rFonts w:ascii="Arial" w:hAnsi="Arial"/>
                    <w:i/>
                    <w:szCs w:val="18"/>
                  </w:rPr>
                </w:rPrChange>
              </w:rPr>
              <w:pPrChange w:id="67" w:author="Grace Yen" w:date="2014-05-13T14:51:00Z">
                <w:pPr>
                  <w:numPr>
                    <w:ilvl w:val="5"/>
                    <w:numId w:val="1"/>
                  </w:numPr>
                  <w:spacing w:before="240" w:after="0"/>
                  <w:outlineLvl w:val="5"/>
                </w:pPr>
              </w:pPrChange>
            </w:pPr>
            <w:r w:rsidRPr="00AB39BF">
              <w:rPr>
                <w:b/>
                <w:bCs/>
                <w:szCs w:val="18"/>
              </w:rPr>
              <w:t>#Workers</w:t>
            </w:r>
          </w:p>
        </w:tc>
      </w:tr>
      <w:tr w:rsidR="001874D7" w:rsidRPr="00AB39BF" w14:paraId="4B63D7E4" w14:textId="77777777" w:rsidTr="001874D7">
        <w:trPr>
          <w:trHeight w:val="20"/>
        </w:trPr>
        <w:tc>
          <w:tcPr>
            <w:tcW w:w="275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9F8359" w14:textId="77777777" w:rsidR="001874D7" w:rsidRPr="00AB39BF" w:rsidRDefault="001874D7">
            <w:pPr>
              <w:spacing w:after="0"/>
              <w:rPr>
                <w:szCs w:val="18"/>
                <w:rPrChange w:id="68" w:author="Grace Yen" w:date="2014-05-13T14:50:00Z">
                  <w:rPr>
                    <w:rFonts w:ascii="Arial" w:hAnsi="Arial"/>
                    <w:i/>
                    <w:szCs w:val="18"/>
                  </w:rPr>
                </w:rPrChange>
              </w:rPr>
              <w:pPrChange w:id="69" w:author="Grace Yen" w:date="2014-05-13T14:51:00Z">
                <w:pPr>
                  <w:numPr>
                    <w:ilvl w:val="5"/>
                    <w:numId w:val="1"/>
                  </w:numPr>
                  <w:spacing w:before="240" w:after="0"/>
                  <w:outlineLvl w:val="5"/>
                </w:pPr>
              </w:pPrChange>
            </w:pPr>
            <w:r w:rsidRPr="00AB39BF">
              <w:rPr>
                <w:szCs w:val="18"/>
              </w:rPr>
              <w:t>&lt;10</w:t>
            </w:r>
          </w:p>
        </w:tc>
        <w:tc>
          <w:tcPr>
            <w:tcW w:w="22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7EC54C" w14:textId="77777777" w:rsidR="001874D7" w:rsidRPr="00AB39BF" w:rsidRDefault="001874D7">
            <w:pPr>
              <w:spacing w:after="0"/>
              <w:rPr>
                <w:szCs w:val="18"/>
                <w:rPrChange w:id="70" w:author="Grace Yen" w:date="2014-05-13T14:50:00Z">
                  <w:rPr>
                    <w:rFonts w:ascii="Arial" w:hAnsi="Arial"/>
                    <w:i/>
                    <w:szCs w:val="18"/>
                  </w:rPr>
                </w:rPrChange>
              </w:rPr>
              <w:pPrChange w:id="71" w:author="Grace Yen" w:date="2014-05-13T14:51:00Z">
                <w:pPr>
                  <w:numPr>
                    <w:ilvl w:val="5"/>
                    <w:numId w:val="1"/>
                  </w:numPr>
                  <w:spacing w:before="240" w:after="0"/>
                  <w:outlineLvl w:val="5"/>
                </w:pPr>
              </w:pPrChange>
            </w:pPr>
            <w:r w:rsidRPr="00AB39BF">
              <w:rPr>
                <w:szCs w:val="18"/>
              </w:rPr>
              <w:t>10</w:t>
            </w:r>
          </w:p>
        </w:tc>
      </w:tr>
      <w:tr w:rsidR="001874D7" w:rsidRPr="00AB39BF" w14:paraId="74C29564" w14:textId="77777777" w:rsidTr="001874D7">
        <w:trPr>
          <w:trHeight w:val="20"/>
        </w:trPr>
        <w:tc>
          <w:tcPr>
            <w:tcW w:w="2759" w:type="pct"/>
            <w:tcBorders>
              <w:top w:val="single" w:sz="8" w:space="0" w:color="000000"/>
              <w:left w:val="single" w:sz="8" w:space="0" w:color="000000"/>
              <w:bottom w:val="single" w:sz="8" w:space="0" w:color="000000"/>
              <w:right w:val="single" w:sz="8" w:space="0" w:color="000000"/>
            </w:tcBorders>
            <w:shd w:val="clear" w:color="auto" w:fill="E6E6E6"/>
            <w:tcMar>
              <w:top w:w="72" w:type="dxa"/>
              <w:left w:w="144" w:type="dxa"/>
              <w:bottom w:w="72" w:type="dxa"/>
              <w:right w:w="144" w:type="dxa"/>
            </w:tcMar>
            <w:hideMark/>
          </w:tcPr>
          <w:p w14:paraId="505E1327" w14:textId="77777777" w:rsidR="001874D7" w:rsidRPr="00AB39BF" w:rsidRDefault="001874D7">
            <w:pPr>
              <w:spacing w:after="0"/>
              <w:rPr>
                <w:szCs w:val="18"/>
                <w:rPrChange w:id="72" w:author="Grace Yen" w:date="2014-05-13T14:50:00Z">
                  <w:rPr>
                    <w:rFonts w:ascii="Arial" w:hAnsi="Arial"/>
                    <w:i/>
                    <w:szCs w:val="18"/>
                  </w:rPr>
                </w:rPrChange>
              </w:rPr>
              <w:pPrChange w:id="73" w:author="Grace Yen" w:date="2014-05-13T14:51:00Z">
                <w:pPr>
                  <w:numPr>
                    <w:ilvl w:val="5"/>
                    <w:numId w:val="1"/>
                  </w:numPr>
                  <w:spacing w:before="240" w:after="0"/>
                  <w:outlineLvl w:val="5"/>
                </w:pPr>
              </w:pPrChange>
            </w:pPr>
            <w:r w:rsidRPr="00AB39BF">
              <w:rPr>
                <w:szCs w:val="18"/>
              </w:rPr>
              <w:t>10-50</w:t>
            </w:r>
          </w:p>
        </w:tc>
        <w:tc>
          <w:tcPr>
            <w:tcW w:w="2241" w:type="pct"/>
            <w:tcBorders>
              <w:top w:val="single" w:sz="8" w:space="0" w:color="000000"/>
              <w:left w:val="single" w:sz="8" w:space="0" w:color="000000"/>
              <w:bottom w:val="single" w:sz="8" w:space="0" w:color="000000"/>
              <w:right w:val="single" w:sz="8" w:space="0" w:color="000000"/>
            </w:tcBorders>
            <w:shd w:val="clear" w:color="auto" w:fill="E6E6E6"/>
            <w:tcMar>
              <w:top w:w="72" w:type="dxa"/>
              <w:left w:w="144" w:type="dxa"/>
              <w:bottom w:w="72" w:type="dxa"/>
              <w:right w:w="144" w:type="dxa"/>
            </w:tcMar>
            <w:hideMark/>
          </w:tcPr>
          <w:p w14:paraId="4411AA64" w14:textId="77777777" w:rsidR="001874D7" w:rsidRPr="00AB39BF" w:rsidRDefault="001874D7">
            <w:pPr>
              <w:spacing w:after="0"/>
              <w:rPr>
                <w:szCs w:val="18"/>
                <w:rPrChange w:id="74" w:author="Grace Yen" w:date="2014-05-13T14:50:00Z">
                  <w:rPr>
                    <w:rFonts w:ascii="Arial" w:hAnsi="Arial"/>
                    <w:i/>
                    <w:szCs w:val="18"/>
                  </w:rPr>
                </w:rPrChange>
              </w:rPr>
              <w:pPrChange w:id="75" w:author="Grace Yen" w:date="2014-05-13T14:51:00Z">
                <w:pPr>
                  <w:numPr>
                    <w:ilvl w:val="5"/>
                    <w:numId w:val="1"/>
                  </w:numPr>
                  <w:spacing w:before="240" w:after="0"/>
                  <w:outlineLvl w:val="5"/>
                </w:pPr>
              </w:pPrChange>
            </w:pPr>
            <w:r w:rsidRPr="00AB39BF">
              <w:rPr>
                <w:szCs w:val="18"/>
              </w:rPr>
              <w:t>15</w:t>
            </w:r>
          </w:p>
        </w:tc>
      </w:tr>
      <w:tr w:rsidR="001874D7" w:rsidRPr="00AB39BF" w14:paraId="1A4814D0" w14:textId="77777777" w:rsidTr="001874D7">
        <w:trPr>
          <w:trHeight w:val="20"/>
        </w:trPr>
        <w:tc>
          <w:tcPr>
            <w:tcW w:w="275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EA2013" w14:textId="77777777" w:rsidR="001874D7" w:rsidRPr="00AB39BF" w:rsidRDefault="001874D7">
            <w:pPr>
              <w:spacing w:after="0"/>
              <w:rPr>
                <w:szCs w:val="18"/>
                <w:rPrChange w:id="76" w:author="Grace Yen" w:date="2014-05-13T14:50:00Z">
                  <w:rPr>
                    <w:rFonts w:ascii="Arial" w:hAnsi="Arial"/>
                    <w:i/>
                    <w:szCs w:val="18"/>
                  </w:rPr>
                </w:rPrChange>
              </w:rPr>
              <w:pPrChange w:id="77" w:author="Grace Yen" w:date="2014-05-13T14:51:00Z">
                <w:pPr>
                  <w:numPr>
                    <w:ilvl w:val="5"/>
                    <w:numId w:val="1"/>
                  </w:numPr>
                  <w:spacing w:before="240" w:after="0"/>
                  <w:outlineLvl w:val="5"/>
                </w:pPr>
              </w:pPrChange>
            </w:pPr>
            <w:r w:rsidRPr="00AB39BF">
              <w:rPr>
                <w:szCs w:val="18"/>
              </w:rPr>
              <w:t>50-100</w:t>
            </w:r>
          </w:p>
        </w:tc>
        <w:tc>
          <w:tcPr>
            <w:tcW w:w="22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DD77C2" w14:textId="77777777" w:rsidR="001874D7" w:rsidRPr="00AB39BF" w:rsidRDefault="001874D7">
            <w:pPr>
              <w:spacing w:after="0"/>
              <w:rPr>
                <w:szCs w:val="18"/>
                <w:rPrChange w:id="78" w:author="Grace Yen" w:date="2014-05-13T14:50:00Z">
                  <w:rPr>
                    <w:rFonts w:ascii="Arial" w:hAnsi="Arial"/>
                    <w:i/>
                    <w:szCs w:val="18"/>
                  </w:rPr>
                </w:rPrChange>
              </w:rPr>
              <w:pPrChange w:id="79" w:author="Grace Yen" w:date="2014-05-13T14:51:00Z">
                <w:pPr>
                  <w:numPr>
                    <w:ilvl w:val="5"/>
                    <w:numId w:val="1"/>
                  </w:numPr>
                  <w:spacing w:before="240" w:after="0"/>
                  <w:outlineLvl w:val="5"/>
                </w:pPr>
              </w:pPrChange>
            </w:pPr>
            <w:r w:rsidRPr="00AB39BF">
              <w:rPr>
                <w:szCs w:val="18"/>
              </w:rPr>
              <w:t>0</w:t>
            </w:r>
          </w:p>
        </w:tc>
      </w:tr>
      <w:tr w:rsidR="001874D7" w:rsidRPr="00AB39BF" w14:paraId="3D6EE619" w14:textId="77777777" w:rsidTr="001874D7">
        <w:trPr>
          <w:trHeight w:val="20"/>
        </w:trPr>
        <w:tc>
          <w:tcPr>
            <w:tcW w:w="2759" w:type="pct"/>
            <w:tcBorders>
              <w:top w:val="single" w:sz="8" w:space="0" w:color="000000"/>
              <w:left w:val="single" w:sz="8" w:space="0" w:color="000000"/>
              <w:bottom w:val="single" w:sz="8" w:space="0" w:color="000000"/>
              <w:right w:val="single" w:sz="8" w:space="0" w:color="000000"/>
            </w:tcBorders>
            <w:shd w:val="clear" w:color="auto" w:fill="E6E6E6"/>
            <w:tcMar>
              <w:top w:w="72" w:type="dxa"/>
              <w:left w:w="144" w:type="dxa"/>
              <w:bottom w:w="72" w:type="dxa"/>
              <w:right w:w="144" w:type="dxa"/>
            </w:tcMar>
            <w:hideMark/>
          </w:tcPr>
          <w:p w14:paraId="5A53200A" w14:textId="77777777" w:rsidR="001874D7" w:rsidRPr="00AB39BF" w:rsidRDefault="001874D7">
            <w:pPr>
              <w:spacing w:after="0"/>
              <w:rPr>
                <w:szCs w:val="18"/>
                <w:rPrChange w:id="80" w:author="Grace Yen" w:date="2014-05-13T14:50:00Z">
                  <w:rPr>
                    <w:rFonts w:ascii="Arial" w:hAnsi="Arial"/>
                    <w:i/>
                    <w:szCs w:val="18"/>
                  </w:rPr>
                </w:rPrChange>
              </w:rPr>
              <w:pPrChange w:id="81" w:author="Grace Yen" w:date="2014-05-13T14:51:00Z">
                <w:pPr>
                  <w:numPr>
                    <w:ilvl w:val="5"/>
                    <w:numId w:val="1"/>
                  </w:numPr>
                  <w:spacing w:before="240" w:after="0"/>
                  <w:outlineLvl w:val="5"/>
                </w:pPr>
              </w:pPrChange>
            </w:pPr>
            <w:r w:rsidRPr="00AB39BF">
              <w:rPr>
                <w:szCs w:val="18"/>
              </w:rPr>
              <w:t>100-500</w:t>
            </w:r>
          </w:p>
        </w:tc>
        <w:tc>
          <w:tcPr>
            <w:tcW w:w="2241" w:type="pct"/>
            <w:tcBorders>
              <w:top w:val="single" w:sz="8" w:space="0" w:color="000000"/>
              <w:left w:val="single" w:sz="8" w:space="0" w:color="000000"/>
              <w:bottom w:val="single" w:sz="8" w:space="0" w:color="000000"/>
              <w:right w:val="single" w:sz="8" w:space="0" w:color="000000"/>
            </w:tcBorders>
            <w:shd w:val="clear" w:color="auto" w:fill="E6E6E6"/>
            <w:tcMar>
              <w:top w:w="72" w:type="dxa"/>
              <w:left w:w="144" w:type="dxa"/>
              <w:bottom w:w="72" w:type="dxa"/>
              <w:right w:w="144" w:type="dxa"/>
            </w:tcMar>
            <w:hideMark/>
          </w:tcPr>
          <w:p w14:paraId="42010D7A" w14:textId="77777777" w:rsidR="001874D7" w:rsidRPr="00AB39BF" w:rsidRDefault="001874D7">
            <w:pPr>
              <w:spacing w:after="0"/>
              <w:rPr>
                <w:szCs w:val="18"/>
                <w:rPrChange w:id="82" w:author="Grace Yen" w:date="2014-05-13T14:50:00Z">
                  <w:rPr>
                    <w:rFonts w:ascii="Arial" w:hAnsi="Arial"/>
                    <w:i/>
                    <w:szCs w:val="18"/>
                  </w:rPr>
                </w:rPrChange>
              </w:rPr>
              <w:pPrChange w:id="83" w:author="Grace Yen" w:date="2014-05-13T14:51:00Z">
                <w:pPr>
                  <w:numPr>
                    <w:ilvl w:val="5"/>
                    <w:numId w:val="1"/>
                  </w:numPr>
                  <w:spacing w:before="240" w:after="0"/>
                  <w:outlineLvl w:val="5"/>
                </w:pPr>
              </w:pPrChange>
            </w:pPr>
            <w:r w:rsidRPr="00AB39BF">
              <w:rPr>
                <w:szCs w:val="18"/>
              </w:rPr>
              <w:t>31</w:t>
            </w:r>
          </w:p>
        </w:tc>
      </w:tr>
      <w:tr w:rsidR="001874D7" w:rsidRPr="00AB39BF" w14:paraId="14E04902" w14:textId="77777777" w:rsidTr="001874D7">
        <w:trPr>
          <w:trHeight w:val="20"/>
        </w:trPr>
        <w:tc>
          <w:tcPr>
            <w:tcW w:w="275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7E32AF" w14:textId="77777777" w:rsidR="001874D7" w:rsidRPr="00AB39BF" w:rsidRDefault="001874D7">
            <w:pPr>
              <w:spacing w:after="0"/>
              <w:rPr>
                <w:szCs w:val="18"/>
                <w:rPrChange w:id="84" w:author="Grace Yen" w:date="2014-05-13T14:50:00Z">
                  <w:rPr>
                    <w:rFonts w:ascii="Arial" w:hAnsi="Arial"/>
                    <w:i/>
                    <w:szCs w:val="18"/>
                  </w:rPr>
                </w:rPrChange>
              </w:rPr>
              <w:pPrChange w:id="85" w:author="Grace Yen" w:date="2014-05-13T14:51:00Z">
                <w:pPr>
                  <w:numPr>
                    <w:ilvl w:val="5"/>
                    <w:numId w:val="1"/>
                  </w:numPr>
                  <w:spacing w:before="240" w:after="0"/>
                  <w:outlineLvl w:val="5"/>
                </w:pPr>
              </w:pPrChange>
            </w:pPr>
            <w:r w:rsidRPr="00AB39BF">
              <w:rPr>
                <w:szCs w:val="18"/>
              </w:rPr>
              <w:t>500-1000</w:t>
            </w:r>
          </w:p>
        </w:tc>
        <w:tc>
          <w:tcPr>
            <w:tcW w:w="22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6B491B" w14:textId="77777777" w:rsidR="001874D7" w:rsidRPr="00AB39BF" w:rsidRDefault="001874D7">
            <w:pPr>
              <w:spacing w:after="0"/>
              <w:rPr>
                <w:szCs w:val="18"/>
                <w:rPrChange w:id="86" w:author="Grace Yen" w:date="2014-05-13T14:50:00Z">
                  <w:rPr>
                    <w:rFonts w:ascii="Arial" w:hAnsi="Arial"/>
                    <w:i/>
                    <w:szCs w:val="18"/>
                  </w:rPr>
                </w:rPrChange>
              </w:rPr>
              <w:pPrChange w:id="87" w:author="Grace Yen" w:date="2014-05-13T14:51:00Z">
                <w:pPr>
                  <w:numPr>
                    <w:ilvl w:val="5"/>
                    <w:numId w:val="1"/>
                  </w:numPr>
                  <w:spacing w:before="240" w:after="0"/>
                  <w:outlineLvl w:val="5"/>
                </w:pPr>
              </w:pPrChange>
            </w:pPr>
            <w:r w:rsidRPr="00AB39BF">
              <w:rPr>
                <w:szCs w:val="18"/>
              </w:rPr>
              <w:t>0</w:t>
            </w:r>
          </w:p>
        </w:tc>
      </w:tr>
      <w:tr w:rsidR="001874D7" w:rsidRPr="00AB39BF" w14:paraId="77DA55CC" w14:textId="77777777" w:rsidTr="001874D7">
        <w:trPr>
          <w:trHeight w:val="20"/>
        </w:trPr>
        <w:tc>
          <w:tcPr>
            <w:tcW w:w="2759" w:type="pct"/>
            <w:tcBorders>
              <w:top w:val="single" w:sz="8" w:space="0" w:color="000000"/>
              <w:left w:val="single" w:sz="8" w:space="0" w:color="000000"/>
              <w:bottom w:val="single" w:sz="8" w:space="0" w:color="000000"/>
              <w:right w:val="single" w:sz="8" w:space="0" w:color="000000"/>
            </w:tcBorders>
            <w:shd w:val="clear" w:color="auto" w:fill="E6E6E6"/>
            <w:tcMar>
              <w:top w:w="72" w:type="dxa"/>
              <w:left w:w="144" w:type="dxa"/>
              <w:bottom w:w="72" w:type="dxa"/>
              <w:right w:w="144" w:type="dxa"/>
            </w:tcMar>
            <w:hideMark/>
          </w:tcPr>
          <w:p w14:paraId="7B5D8E0A" w14:textId="77777777" w:rsidR="001874D7" w:rsidRPr="00AB39BF" w:rsidRDefault="001874D7">
            <w:pPr>
              <w:spacing w:after="0"/>
              <w:rPr>
                <w:szCs w:val="18"/>
                <w:rPrChange w:id="88" w:author="Grace Yen" w:date="2014-05-13T14:50:00Z">
                  <w:rPr>
                    <w:rFonts w:ascii="Arial" w:hAnsi="Arial"/>
                    <w:i/>
                    <w:szCs w:val="18"/>
                  </w:rPr>
                </w:rPrChange>
              </w:rPr>
              <w:pPrChange w:id="89" w:author="Grace Yen" w:date="2014-05-13T14:51:00Z">
                <w:pPr>
                  <w:numPr>
                    <w:ilvl w:val="5"/>
                    <w:numId w:val="1"/>
                  </w:numPr>
                  <w:spacing w:before="240" w:after="0"/>
                  <w:outlineLvl w:val="5"/>
                </w:pPr>
              </w:pPrChange>
            </w:pPr>
            <w:r w:rsidRPr="00AB39BF">
              <w:rPr>
                <w:szCs w:val="18"/>
              </w:rPr>
              <w:t>1000</w:t>
            </w:r>
          </w:p>
        </w:tc>
        <w:tc>
          <w:tcPr>
            <w:tcW w:w="2241" w:type="pct"/>
            <w:tcBorders>
              <w:top w:val="single" w:sz="8" w:space="0" w:color="000000"/>
              <w:left w:val="single" w:sz="8" w:space="0" w:color="000000"/>
              <w:bottom w:val="single" w:sz="8" w:space="0" w:color="000000"/>
              <w:right w:val="single" w:sz="8" w:space="0" w:color="000000"/>
            </w:tcBorders>
            <w:shd w:val="clear" w:color="auto" w:fill="E6E6E6"/>
            <w:tcMar>
              <w:top w:w="72" w:type="dxa"/>
              <w:left w:w="144" w:type="dxa"/>
              <w:bottom w:w="72" w:type="dxa"/>
              <w:right w:w="144" w:type="dxa"/>
            </w:tcMar>
            <w:hideMark/>
          </w:tcPr>
          <w:p w14:paraId="4F1F1E4D" w14:textId="77777777" w:rsidR="001874D7" w:rsidRPr="00AB39BF" w:rsidRDefault="001874D7">
            <w:pPr>
              <w:spacing w:after="0"/>
              <w:rPr>
                <w:szCs w:val="18"/>
                <w:rPrChange w:id="90" w:author="Grace Yen" w:date="2014-05-13T14:50:00Z">
                  <w:rPr>
                    <w:rFonts w:ascii="Arial" w:hAnsi="Arial"/>
                    <w:i/>
                    <w:szCs w:val="18"/>
                  </w:rPr>
                </w:rPrChange>
              </w:rPr>
              <w:pPrChange w:id="91" w:author="Grace Yen" w:date="2014-05-13T14:51:00Z">
                <w:pPr>
                  <w:numPr>
                    <w:ilvl w:val="5"/>
                    <w:numId w:val="1"/>
                  </w:numPr>
                  <w:spacing w:before="240" w:after="0"/>
                  <w:outlineLvl w:val="5"/>
                </w:pPr>
              </w:pPrChange>
            </w:pPr>
            <w:r w:rsidRPr="00AB39BF">
              <w:rPr>
                <w:szCs w:val="18"/>
              </w:rPr>
              <w:t>8</w:t>
            </w:r>
          </w:p>
        </w:tc>
      </w:tr>
      <w:tr w:rsidR="001874D7" w:rsidRPr="00AB39BF" w14:paraId="5D430CD8" w14:textId="77777777" w:rsidTr="001874D7">
        <w:trPr>
          <w:trHeight w:val="20"/>
        </w:trPr>
        <w:tc>
          <w:tcPr>
            <w:tcW w:w="275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1A6D8C" w14:textId="77777777" w:rsidR="001874D7" w:rsidRPr="00AB39BF" w:rsidRDefault="001874D7">
            <w:pPr>
              <w:spacing w:after="0"/>
              <w:rPr>
                <w:szCs w:val="18"/>
                <w:rPrChange w:id="92" w:author="Grace Yen" w:date="2014-05-13T14:50:00Z">
                  <w:rPr>
                    <w:rFonts w:ascii="Arial" w:hAnsi="Arial"/>
                    <w:i/>
                    <w:szCs w:val="18"/>
                  </w:rPr>
                </w:rPrChange>
              </w:rPr>
              <w:pPrChange w:id="93" w:author="Grace Yen" w:date="2014-05-13T14:51:00Z">
                <w:pPr>
                  <w:numPr>
                    <w:ilvl w:val="5"/>
                    <w:numId w:val="1"/>
                  </w:numPr>
                  <w:spacing w:before="240" w:after="0"/>
                  <w:outlineLvl w:val="5"/>
                </w:pPr>
              </w:pPrChange>
            </w:pPr>
            <w:r w:rsidRPr="00AB39BF">
              <w:rPr>
                <w:szCs w:val="18"/>
              </w:rPr>
              <w:t>10000</w:t>
            </w:r>
          </w:p>
        </w:tc>
        <w:tc>
          <w:tcPr>
            <w:tcW w:w="22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E93FD8" w14:textId="77777777" w:rsidR="001874D7" w:rsidRPr="00AB39BF" w:rsidRDefault="001874D7">
            <w:pPr>
              <w:spacing w:after="0"/>
              <w:rPr>
                <w:szCs w:val="18"/>
                <w:rPrChange w:id="94" w:author="Grace Yen" w:date="2014-05-13T14:50:00Z">
                  <w:rPr>
                    <w:rFonts w:ascii="Arial" w:hAnsi="Arial"/>
                    <w:i/>
                    <w:szCs w:val="18"/>
                  </w:rPr>
                </w:rPrChange>
              </w:rPr>
              <w:pPrChange w:id="95" w:author="Grace Yen" w:date="2014-05-13T14:51:00Z">
                <w:pPr>
                  <w:numPr>
                    <w:ilvl w:val="5"/>
                    <w:numId w:val="1"/>
                  </w:numPr>
                  <w:spacing w:before="240" w:after="0"/>
                  <w:outlineLvl w:val="5"/>
                </w:pPr>
              </w:pPrChange>
            </w:pPr>
            <w:r w:rsidRPr="00AB39BF">
              <w:rPr>
                <w:szCs w:val="18"/>
              </w:rPr>
              <w:t>2</w:t>
            </w:r>
          </w:p>
        </w:tc>
      </w:tr>
    </w:tbl>
    <w:p w14:paraId="7050B054" w14:textId="77777777" w:rsidR="001874D7" w:rsidRDefault="001874D7" w:rsidP="001874D7">
      <w:pPr>
        <w:spacing w:after="120"/>
        <w:rPr>
          <w:szCs w:val="18"/>
        </w:rPr>
      </w:pPr>
    </w:p>
    <w:p w14:paraId="770A9DF7" w14:textId="343585DF" w:rsidR="0045747E" w:rsidRPr="00AB39BF" w:rsidRDefault="00F63936">
      <w:pPr>
        <w:spacing w:before="120"/>
        <w:rPr>
          <w:i/>
          <w:sz w:val="20"/>
        </w:rPr>
      </w:pPr>
      <w:r w:rsidRPr="00AB39BF">
        <w:rPr>
          <w:i/>
          <w:sz w:val="20"/>
        </w:rPr>
        <w:t>Reasons for choosing the number of HITs</w:t>
      </w:r>
    </w:p>
    <w:p w14:paraId="76ACBA9C" w14:textId="77777777" w:rsidR="00370623" w:rsidRDefault="00F63936">
      <w:pPr>
        <w:rPr>
          <w:szCs w:val="18"/>
        </w:rPr>
      </w:pPr>
      <w:r w:rsidRPr="00AB39BF">
        <w:rPr>
          <w:szCs w:val="18"/>
        </w:rPr>
        <w:t>The first group, who answered that they would post ten to fifty HITs, was concerned about the tradeoff between the quantity of the answers and the effort that is required to go through each of the answers. They were worried that an important idea might get overlooked if there were too many answers. One worker said, “</w:t>
      </w:r>
      <w:r w:rsidRPr="00370623">
        <w:rPr>
          <w:i/>
          <w:szCs w:val="18"/>
        </w:rPr>
        <w:t>I think 50 is a good sample size--not so large that the important points get lost, but big enough for many points to be brought up</w:t>
      </w:r>
      <w:r w:rsidRPr="00AB39BF">
        <w:rPr>
          <w:szCs w:val="18"/>
        </w:rPr>
        <w:t xml:space="preserve">.” </w:t>
      </w:r>
    </w:p>
    <w:p w14:paraId="045D84D9" w14:textId="2EB989A9" w:rsidR="00F63936" w:rsidRPr="00370623" w:rsidRDefault="00F63936" w:rsidP="00370623">
      <w:pPr>
        <w:pStyle w:val="Body"/>
        <w:spacing w:before="120"/>
        <w:ind w:firstLine="284"/>
        <w:jc w:val="both"/>
        <w:rPr>
          <w:rFonts w:ascii="Times New Roman" w:hAnsi="Times New Roman" w:cs="Times New Roman"/>
          <w:sz w:val="18"/>
          <w:szCs w:val="18"/>
        </w:rPr>
      </w:pPr>
      <w:r w:rsidRPr="00370623">
        <w:rPr>
          <w:rFonts w:ascii="Times New Roman" w:hAnsi="Times New Roman" w:cs="Times New Roman"/>
          <w:sz w:val="18"/>
          <w:szCs w:val="18"/>
        </w:rPr>
        <w:t xml:space="preserve">The second group was more concerned about the tradeoff between the amount of information they could gather and the </w:t>
      </w:r>
      <w:r w:rsidR="00370623">
        <w:rPr>
          <w:rFonts w:ascii="Times New Roman" w:hAnsi="Times New Roman" w:cs="Times New Roman"/>
          <w:sz w:val="18"/>
          <w:szCs w:val="18"/>
        </w:rPr>
        <w:t>expense they have to pay to get the claimed number of answers</w:t>
      </w:r>
      <w:r w:rsidRPr="00370623">
        <w:rPr>
          <w:rFonts w:ascii="Times New Roman" w:hAnsi="Times New Roman" w:cs="Times New Roman"/>
          <w:sz w:val="18"/>
          <w:szCs w:val="18"/>
        </w:rPr>
        <w:t xml:space="preserve">. They </w:t>
      </w:r>
      <w:r w:rsidR="00370623">
        <w:rPr>
          <w:rFonts w:ascii="Times New Roman" w:hAnsi="Times New Roman" w:cs="Times New Roman"/>
          <w:sz w:val="18"/>
          <w:szCs w:val="18"/>
        </w:rPr>
        <w:t>avoid</w:t>
      </w:r>
      <w:r w:rsidRPr="00370623">
        <w:rPr>
          <w:rFonts w:ascii="Times New Roman" w:hAnsi="Times New Roman" w:cs="Times New Roman"/>
          <w:sz w:val="18"/>
          <w:szCs w:val="18"/>
        </w:rPr>
        <w:t xml:space="preserve"> </w:t>
      </w:r>
      <w:r w:rsidR="00370623">
        <w:rPr>
          <w:rFonts w:ascii="Times New Roman" w:hAnsi="Times New Roman" w:cs="Times New Roman"/>
          <w:sz w:val="18"/>
          <w:szCs w:val="18"/>
        </w:rPr>
        <w:t xml:space="preserve">the expense </w:t>
      </w:r>
      <w:r w:rsidR="00370623" w:rsidRPr="00370623">
        <w:rPr>
          <w:rFonts w:ascii="Times New Roman" w:hAnsi="Times New Roman" w:cs="Times New Roman"/>
          <w:sz w:val="18"/>
          <w:szCs w:val="18"/>
        </w:rPr>
        <w:t>becoming</w:t>
      </w:r>
      <w:r w:rsidRPr="00370623">
        <w:rPr>
          <w:rFonts w:ascii="Times New Roman" w:hAnsi="Times New Roman" w:cs="Times New Roman"/>
          <w:sz w:val="18"/>
          <w:szCs w:val="18"/>
        </w:rPr>
        <w:t xml:space="preserve"> a “</w:t>
      </w:r>
      <w:r w:rsidRPr="00CD4DE6">
        <w:rPr>
          <w:rFonts w:ascii="Times New Roman" w:hAnsi="Times New Roman" w:cs="Times New Roman"/>
          <w:i/>
          <w:sz w:val="18"/>
          <w:szCs w:val="18"/>
        </w:rPr>
        <w:t>sinkhole of money</w:t>
      </w:r>
      <w:r w:rsidRPr="00370623">
        <w:rPr>
          <w:rFonts w:ascii="Times New Roman" w:hAnsi="Times New Roman" w:cs="Times New Roman"/>
          <w:sz w:val="18"/>
          <w:szCs w:val="18"/>
        </w:rPr>
        <w:t>,” but still wanted to have a “</w:t>
      </w:r>
      <w:r w:rsidRPr="00CD4DE6">
        <w:rPr>
          <w:rFonts w:ascii="Times New Roman" w:hAnsi="Times New Roman" w:cs="Times New Roman"/>
          <w:i/>
          <w:sz w:val="18"/>
          <w:szCs w:val="18"/>
        </w:rPr>
        <w:t>good sample group to see what the general consensus was from users</w:t>
      </w:r>
      <w:r w:rsidRPr="00370623">
        <w:rPr>
          <w:rFonts w:ascii="Times New Roman" w:hAnsi="Times New Roman" w:cs="Times New Roman"/>
          <w:sz w:val="18"/>
          <w:szCs w:val="18"/>
        </w:rPr>
        <w:t>.” The third group</w:t>
      </w:r>
      <w:r w:rsidR="00CD4DE6">
        <w:rPr>
          <w:rFonts w:ascii="Times New Roman" w:hAnsi="Times New Roman" w:cs="Times New Roman"/>
          <w:sz w:val="18"/>
          <w:szCs w:val="18"/>
        </w:rPr>
        <w:t>, which had less concern about the money,</w:t>
      </w:r>
      <w:r w:rsidRPr="00370623">
        <w:rPr>
          <w:rFonts w:ascii="Times New Roman" w:hAnsi="Times New Roman" w:cs="Times New Roman"/>
          <w:sz w:val="18"/>
          <w:szCs w:val="18"/>
        </w:rPr>
        <w:t xml:space="preserve"> wanted to ensure a good sample of all the ideas even if it meant investing a little more money for it. A worker who estimated a thousand HITs reported, “</w:t>
      </w:r>
      <w:r w:rsidRPr="00CD4DE6">
        <w:rPr>
          <w:rFonts w:ascii="Times New Roman" w:hAnsi="Times New Roman" w:cs="Times New Roman"/>
          <w:i/>
          <w:sz w:val="18"/>
          <w:szCs w:val="18"/>
        </w:rPr>
        <w:t>Such a simple task on MTurk wouldn't cost much, so I feel I could easily afford 1000 answers. In addition, I feel that 1000 is a good set to get some quality thoughts, at least initially</w:t>
      </w:r>
      <w:r w:rsidRPr="00370623">
        <w:rPr>
          <w:rFonts w:ascii="Times New Roman" w:hAnsi="Times New Roman" w:cs="Times New Roman"/>
          <w:sz w:val="18"/>
          <w:szCs w:val="18"/>
        </w:rPr>
        <w:t xml:space="preserve">.” Assuming that each HIT costs 10 cents, a thousand HITs would cost a hundred dollars. </w:t>
      </w:r>
      <w:ins w:id="96" w:author="Ha Kyung Kong" w:date="2014-05-13T21:23:00Z">
        <w:r w:rsidR="008E2EB3">
          <w:rPr>
            <w:rFonts w:ascii="Times New Roman" w:hAnsi="Times New Roman" w:cs="Times New Roman"/>
            <w:sz w:val="18"/>
            <w:szCs w:val="18"/>
          </w:rPr>
          <w:t>It</w:t>
        </w:r>
      </w:ins>
      <w:ins w:id="97" w:author="Ha Kyung Kong" w:date="2014-05-13T21:21:00Z">
        <w:r w:rsidR="008E2EB3">
          <w:rPr>
            <w:rFonts w:ascii="Times New Roman" w:hAnsi="Times New Roman" w:cs="Times New Roman"/>
            <w:sz w:val="18"/>
            <w:szCs w:val="18"/>
          </w:rPr>
          <w:t xml:space="preserve"> is reasonable to invest a hundred dollars if it could </w:t>
        </w:r>
      </w:ins>
      <w:ins w:id="98" w:author="Ha Kyung Kong" w:date="2014-05-13T21:25:00Z">
        <w:r w:rsidR="00345A56">
          <w:rPr>
            <w:rFonts w:ascii="Times New Roman" w:hAnsi="Times New Roman" w:cs="Times New Roman"/>
            <w:sz w:val="18"/>
            <w:szCs w:val="18"/>
          </w:rPr>
          <w:t>help</w:t>
        </w:r>
      </w:ins>
      <w:ins w:id="99" w:author="Ha Kyung Kong" w:date="2014-05-13T21:21:00Z">
        <w:r w:rsidR="008E2EB3">
          <w:rPr>
            <w:rFonts w:ascii="Times New Roman" w:hAnsi="Times New Roman" w:cs="Times New Roman"/>
            <w:sz w:val="18"/>
            <w:szCs w:val="18"/>
          </w:rPr>
          <w:t xml:space="preserve"> </w:t>
        </w:r>
      </w:ins>
      <w:ins w:id="100" w:author="Ha Kyung Kong" w:date="2014-05-13T21:26:00Z">
        <w:r w:rsidR="000B06C5">
          <w:rPr>
            <w:rFonts w:ascii="Times New Roman" w:hAnsi="Times New Roman" w:cs="Times New Roman"/>
            <w:sz w:val="18"/>
            <w:szCs w:val="18"/>
          </w:rPr>
          <w:t xml:space="preserve">fundraise </w:t>
        </w:r>
      </w:ins>
      <w:ins w:id="101" w:author="Ha Kyung Kong" w:date="2014-05-13T21:21:00Z">
        <w:r w:rsidR="008E2EB3">
          <w:rPr>
            <w:rFonts w:ascii="Times New Roman" w:hAnsi="Times New Roman" w:cs="Times New Roman"/>
            <w:sz w:val="18"/>
            <w:szCs w:val="18"/>
          </w:rPr>
          <w:t xml:space="preserve">successfully </w:t>
        </w:r>
      </w:ins>
      <w:ins w:id="102" w:author="Ha Kyung Kong" w:date="2014-05-13T21:23:00Z">
        <w:r w:rsidR="008E2EB3">
          <w:rPr>
            <w:rFonts w:ascii="Times New Roman" w:hAnsi="Times New Roman" w:cs="Times New Roman"/>
            <w:sz w:val="18"/>
            <w:szCs w:val="18"/>
          </w:rPr>
          <w:t>since many projects have a goal amount that exceeds ten thousand dollars</w:t>
        </w:r>
      </w:ins>
      <w:ins w:id="103" w:author="Ha Kyung Kong" w:date="2014-05-13T21:21:00Z">
        <w:r w:rsidR="008E2EB3">
          <w:rPr>
            <w:rFonts w:ascii="Times New Roman" w:hAnsi="Times New Roman" w:cs="Times New Roman"/>
            <w:sz w:val="18"/>
            <w:szCs w:val="18"/>
          </w:rPr>
          <w:t xml:space="preserve">. </w:t>
        </w:r>
      </w:ins>
      <w:del w:id="104" w:author="Ha Kyung Kong" w:date="2014-05-13T21:22:00Z">
        <w:r w:rsidRPr="00CD4DE6" w:rsidDel="008E2EB3">
          <w:rPr>
            <w:rFonts w:ascii="Times New Roman" w:hAnsi="Times New Roman" w:cs="Times New Roman"/>
            <w:color w:val="FF0000"/>
            <w:sz w:val="18"/>
            <w:szCs w:val="18"/>
          </w:rPr>
          <w:delText>The initial investment might indeed be worth the cost if the feedback from the crowd helped the project creator reach the project goal of tens of thousands of dollars.</w:delText>
        </w:r>
        <w:r w:rsidR="00CD4DE6" w:rsidDel="008E2EB3">
          <w:rPr>
            <w:rFonts w:ascii="Times New Roman" w:hAnsi="Times New Roman" w:cs="Times New Roman"/>
            <w:color w:val="FF0000"/>
            <w:sz w:val="18"/>
            <w:szCs w:val="18"/>
          </w:rPr>
          <w:delText xml:space="preserve"> (</w:delText>
        </w:r>
        <w:r w:rsidR="003607F0" w:rsidDel="008E2EB3">
          <w:rPr>
            <w:rFonts w:ascii="Times New Roman" w:hAnsi="Times New Roman" w:cs="Times New Roman"/>
            <w:color w:val="FF0000"/>
            <w:sz w:val="18"/>
            <w:szCs w:val="18"/>
          </w:rPr>
          <w:delText>?</w:delText>
        </w:r>
        <w:r w:rsidR="00CD4DE6" w:rsidDel="008E2EB3">
          <w:rPr>
            <w:rFonts w:ascii="Times New Roman" w:hAnsi="Times New Roman" w:cs="Times New Roman"/>
            <w:color w:val="FF0000"/>
            <w:sz w:val="18"/>
            <w:szCs w:val="18"/>
          </w:rPr>
          <w:delText>)</w:delText>
        </w:r>
      </w:del>
    </w:p>
    <w:p w14:paraId="773C207E" w14:textId="77B8AFA6" w:rsidR="00D8383C" w:rsidRPr="003607F0" w:rsidRDefault="00D8383C" w:rsidP="00370623">
      <w:pPr>
        <w:pStyle w:val="Body"/>
        <w:spacing w:before="120"/>
        <w:ind w:firstLine="284"/>
        <w:jc w:val="both"/>
        <w:rPr>
          <w:rFonts w:ascii="Times New Roman" w:hAnsi="Times New Roman" w:cs="Times New Roman"/>
          <w:sz w:val="18"/>
          <w:szCs w:val="18"/>
        </w:rPr>
      </w:pPr>
      <w:r w:rsidRPr="003607F0">
        <w:rPr>
          <w:rFonts w:ascii="Times New Roman" w:hAnsi="Times New Roman" w:cs="Times New Roman"/>
          <w:sz w:val="18"/>
          <w:szCs w:val="18"/>
        </w:rPr>
        <w:lastRenderedPageBreak/>
        <w:t xml:space="preserve">Each </w:t>
      </w:r>
      <w:r w:rsidR="003607F0">
        <w:rPr>
          <w:rFonts w:ascii="Times New Roman" w:hAnsi="Times New Roman" w:cs="Times New Roman"/>
          <w:sz w:val="18"/>
          <w:szCs w:val="18"/>
        </w:rPr>
        <w:t>group</w:t>
      </w:r>
      <w:r w:rsidRPr="003607F0">
        <w:rPr>
          <w:rFonts w:ascii="Times New Roman" w:hAnsi="Times New Roman" w:cs="Times New Roman"/>
          <w:sz w:val="18"/>
          <w:szCs w:val="18"/>
        </w:rPr>
        <w:t xml:space="preserve"> had legitimate reasons for choosing the number of HITs. However, most of them did not have a concrete idea of why they chose the nu</w:t>
      </w:r>
      <w:r w:rsidR="003607F0">
        <w:rPr>
          <w:rFonts w:ascii="Times New Roman" w:hAnsi="Times New Roman" w:cs="Times New Roman"/>
          <w:sz w:val="18"/>
          <w:szCs w:val="18"/>
        </w:rPr>
        <w:t>mber of HITs they did. Most</w:t>
      </w:r>
      <w:r w:rsidRPr="003607F0">
        <w:rPr>
          <w:rFonts w:ascii="Times New Roman" w:hAnsi="Times New Roman" w:cs="Times New Roman"/>
          <w:sz w:val="18"/>
          <w:szCs w:val="18"/>
        </w:rPr>
        <w:t xml:space="preserve"> workers used the words ‘I think’ or ‘I feel’ to support their decisions rather than backing up the number of HITs with a more objective theory or data. This shows that the number of HITs on MTurk can be arbitrary, and the requester might not know the appropriate number of HITs at the time of posting the request.</w:t>
      </w:r>
    </w:p>
    <w:p w14:paraId="48FA12D3" w14:textId="53475E9C" w:rsidR="005465CF" w:rsidRPr="00AB39BF" w:rsidRDefault="008D76C3">
      <w:pPr>
        <w:pStyle w:val="Heading2"/>
        <w:jc w:val="both"/>
      </w:pPr>
      <w:r w:rsidRPr="00AB39BF">
        <w:t>Simplified Kickstarter Project Page</w:t>
      </w:r>
    </w:p>
    <w:p w14:paraId="3F463A67" w14:textId="0509BAF0" w:rsidR="00AB0943" w:rsidRPr="00AB39BF" w:rsidRDefault="008D76C3">
      <w:pPr>
        <w:spacing w:after="120"/>
        <w:rPr>
          <w:szCs w:val="18"/>
        </w:rPr>
      </w:pPr>
      <w:r w:rsidRPr="00AB39BF">
        <w:rPr>
          <w:szCs w:val="18"/>
        </w:rPr>
        <w:t>In response to the question ‘</w:t>
      </w:r>
      <w:r w:rsidRPr="00AB39BF">
        <w:rPr>
          <w:i/>
          <w:szCs w:val="18"/>
        </w:rPr>
        <w:t>What was the most informative part of the Kickstarter project</w:t>
      </w:r>
      <w:r w:rsidRPr="00AB39BF">
        <w:rPr>
          <w:szCs w:val="18"/>
        </w:rPr>
        <w:t>,’ 31% of the workers answered ‘</w:t>
      </w:r>
      <w:r w:rsidRPr="00AB39BF">
        <w:rPr>
          <w:i/>
          <w:szCs w:val="18"/>
        </w:rPr>
        <w:t>Video</w:t>
      </w:r>
      <w:r w:rsidRPr="00AB39BF">
        <w:rPr>
          <w:szCs w:val="18"/>
        </w:rPr>
        <w:t xml:space="preserve">.’ They also vote for the </w:t>
      </w:r>
      <w:r w:rsidRPr="00AB39BF">
        <w:rPr>
          <w:i/>
          <w:szCs w:val="18"/>
        </w:rPr>
        <w:t>Image</w:t>
      </w:r>
      <w:r w:rsidRPr="00AB39BF">
        <w:rPr>
          <w:szCs w:val="18"/>
        </w:rPr>
        <w:t>/</w:t>
      </w:r>
      <w:r w:rsidRPr="00AB39BF">
        <w:rPr>
          <w:i/>
          <w:szCs w:val="18"/>
        </w:rPr>
        <w:t>Animation</w:t>
      </w:r>
      <w:r w:rsidRPr="00AB39BF">
        <w:rPr>
          <w:szCs w:val="18"/>
        </w:rPr>
        <w:t xml:space="preserve"> feature provided in the description page. We notice that nearly all projects under </w:t>
      </w:r>
      <w:r w:rsidRPr="00AB39BF">
        <w:rPr>
          <w:i/>
          <w:szCs w:val="18"/>
        </w:rPr>
        <w:t>Design</w:t>
      </w:r>
      <w:r w:rsidRPr="00AB39BF">
        <w:rPr>
          <w:szCs w:val="18"/>
        </w:rPr>
        <w:t xml:space="preserve"> category provide one promotional videos and various number of images. Some projects even provide more than ten images in their pages. To make our generated simplified project page more </w:t>
      </w:r>
      <w:r w:rsidR="00E40F2A" w:rsidRPr="00AB39BF">
        <w:rPr>
          <w:szCs w:val="18"/>
        </w:rPr>
        <w:t>consistent</w:t>
      </w:r>
      <w:r w:rsidR="00AB0943" w:rsidRPr="00AB39BF">
        <w:rPr>
          <w:szCs w:val="18"/>
        </w:rPr>
        <w:t xml:space="preserve"> in structure, we </w:t>
      </w:r>
      <w:r w:rsidR="00E40F2A" w:rsidRPr="00AB39BF">
        <w:rPr>
          <w:szCs w:val="18"/>
        </w:rPr>
        <w:t>choose</w:t>
      </w:r>
      <w:r w:rsidR="00AB0943" w:rsidRPr="00AB39BF">
        <w:rPr>
          <w:szCs w:val="18"/>
        </w:rPr>
        <w:t xml:space="preserve"> promotional video for the campaign, project title along with its essential information such as short description, goal amount</w:t>
      </w:r>
      <w:r w:rsidR="00E40F2A" w:rsidRPr="00AB39BF">
        <w:rPr>
          <w:szCs w:val="18"/>
        </w:rPr>
        <w:t>, and creator’s name as the elements of simplified Kickstarter page</w:t>
      </w:r>
      <w:r w:rsidR="00AC305C">
        <w:rPr>
          <w:szCs w:val="18"/>
        </w:rPr>
        <w:t>.</w:t>
      </w:r>
    </w:p>
    <w:p w14:paraId="381CA4AF" w14:textId="559474F6" w:rsidR="00E40F2A" w:rsidRPr="00AB39BF" w:rsidRDefault="00E40F2A">
      <w:pPr>
        <w:pStyle w:val="Heading2"/>
        <w:jc w:val="both"/>
      </w:pPr>
      <w:r w:rsidRPr="00AB39BF">
        <w:t>Feedback on Kickstarter Project</w:t>
      </w:r>
    </w:p>
    <w:p w14:paraId="06838E43" w14:textId="6D1757E5" w:rsidR="008D2FB8" w:rsidRPr="00AB39BF" w:rsidRDefault="008D2FB8">
      <w:pPr>
        <w:pStyle w:val="Heading3"/>
        <w:jc w:val="both"/>
        <w:pPrChange w:id="105" w:author="Grace Yen" w:date="2014-05-13T14:51:00Z">
          <w:pPr>
            <w:pStyle w:val="Heading3"/>
          </w:pPr>
        </w:pPrChange>
      </w:pPr>
      <w:r w:rsidRPr="00AB39BF">
        <w:t>Pairwise Answer Similarity</w:t>
      </w:r>
    </w:p>
    <w:p w14:paraId="11351200" w14:textId="7CE54507" w:rsidR="00E01A71" w:rsidRPr="00AB39BF" w:rsidRDefault="00E40F2A">
      <w:pPr>
        <w:spacing w:after="120"/>
        <w:rPr>
          <w:szCs w:val="18"/>
        </w:rPr>
      </w:pPr>
      <w:r w:rsidRPr="00AB39BF">
        <w:rPr>
          <w:szCs w:val="18"/>
        </w:rPr>
        <w:t xml:space="preserve">We collected 30 answers for each questions </w:t>
      </w:r>
      <w:r w:rsidR="00AC305C">
        <w:rPr>
          <w:szCs w:val="18"/>
        </w:rPr>
        <w:t>listed in Section 3.1</w:t>
      </w:r>
      <w:r w:rsidR="00E01A71" w:rsidRPr="00AB39BF">
        <w:rPr>
          <w:szCs w:val="18"/>
        </w:rPr>
        <w:t xml:space="preserve">; the answers are used to answer RQ2 by checking for the existence of the saturation point and the general pattern of the answers. </w:t>
      </w:r>
      <w:r w:rsidR="00AC305C">
        <w:rPr>
          <w:szCs w:val="18"/>
        </w:rPr>
        <w:t>To acquire the saturation pattern, we calculate the saturation score at each data point. The saturation score come from two-stage process. First, find the similarity score for each pair of answers within the target answer pool.</w:t>
      </w:r>
      <w:r w:rsidR="003E074B">
        <w:rPr>
          <w:szCs w:val="18"/>
        </w:rPr>
        <w:t xml:space="preserve"> In this work, </w:t>
      </w:r>
      <w:r w:rsidR="003E074B" w:rsidRPr="00AB39BF">
        <w:rPr>
          <w:szCs w:val="18"/>
        </w:rPr>
        <w:t>the</w:t>
      </w:r>
      <w:r w:rsidR="00E01A71" w:rsidRPr="00AB39BF">
        <w:rPr>
          <w:szCs w:val="18"/>
        </w:rPr>
        <w:t xml:space="preserve"> similarity scores were manually coded by our group using the following </w:t>
      </w:r>
      <w:r w:rsidR="00926D73" w:rsidRPr="00AB39BF">
        <w:rPr>
          <w:szCs w:val="18"/>
        </w:rPr>
        <w:t>rubrics</w:t>
      </w:r>
      <w:r w:rsidR="00E01A71" w:rsidRPr="00AB39BF">
        <w:rPr>
          <w:szCs w:val="18"/>
        </w:rPr>
        <w:t>.</w:t>
      </w:r>
    </w:p>
    <w:p w14:paraId="3C003C94" w14:textId="77777777" w:rsidR="00E01A71" w:rsidRPr="00AB39BF" w:rsidRDefault="00E01A71">
      <w:pPr>
        <w:ind w:leftChars="100" w:left="180"/>
        <w:rPr>
          <w:i/>
          <w:szCs w:val="18"/>
        </w:rPr>
      </w:pPr>
      <w:r w:rsidRPr="00AB39BF">
        <w:rPr>
          <w:i/>
          <w:szCs w:val="18"/>
        </w:rPr>
        <w:t>0%: The answers have no common idea and describe completely different concepts</w:t>
      </w:r>
    </w:p>
    <w:p w14:paraId="7020C48B" w14:textId="77777777" w:rsidR="00E01A71" w:rsidRPr="00AB39BF" w:rsidRDefault="00E01A71">
      <w:pPr>
        <w:ind w:leftChars="100" w:left="180"/>
        <w:rPr>
          <w:szCs w:val="18"/>
        </w:rPr>
      </w:pPr>
      <w:r w:rsidRPr="00AB39BF">
        <w:rPr>
          <w:i/>
          <w:szCs w:val="18"/>
        </w:rPr>
        <w:t>25%: The two answers present different concepts about a similar idea</w:t>
      </w:r>
      <w:r w:rsidRPr="00AB39BF">
        <w:rPr>
          <w:szCs w:val="18"/>
        </w:rPr>
        <w:t>.</w:t>
      </w:r>
    </w:p>
    <w:p w14:paraId="3420ECFA" w14:textId="2D7DEA9F" w:rsidR="00E01A71" w:rsidRPr="00AB39BF" w:rsidRDefault="00AC305C">
      <w:pPr>
        <w:ind w:leftChars="100" w:left="180"/>
        <w:rPr>
          <w:i/>
          <w:szCs w:val="18"/>
        </w:rPr>
      </w:pPr>
      <w:r>
        <w:rPr>
          <w:noProof/>
          <w:lang w:eastAsia="ko-KR"/>
        </w:rPr>
        <w:lastRenderedPageBreak/>
        <mc:AlternateContent>
          <mc:Choice Requires="wpg">
            <w:drawing>
              <wp:inline distT="0" distB="0" distL="0" distR="0" wp14:anchorId="529EAD47" wp14:editId="2C6A5CA1">
                <wp:extent cx="2970530" cy="2599690"/>
                <wp:effectExtent l="0" t="0" r="1270" b="0"/>
                <wp:docPr id="5" name="Group 5"/>
                <wp:cNvGraphicFramePr/>
                <a:graphic xmlns:a="http://schemas.openxmlformats.org/drawingml/2006/main">
                  <a:graphicData uri="http://schemas.microsoft.com/office/word/2010/wordprocessingGroup">
                    <wpg:wgp>
                      <wpg:cNvGrpSpPr/>
                      <wpg:grpSpPr>
                        <a:xfrm>
                          <a:off x="0" y="0"/>
                          <a:ext cx="2970530" cy="2599690"/>
                          <a:chOff x="0" y="0"/>
                          <a:chExt cx="2970530" cy="259969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1" name="Group 1"/>
                        <wpg:cNvGrpSpPr/>
                        <wpg:grpSpPr>
                          <a:xfrm>
                            <a:off x="0" y="1257300"/>
                            <a:ext cx="2970530" cy="1342390"/>
                            <a:chOff x="0" y="0"/>
                            <a:chExt cx="2970530" cy="1342390"/>
                          </a:xfrm>
                        </wpg:grpSpPr>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0530" cy="928370"/>
                            </a:xfrm>
                            <a:prstGeom prst="rect">
                              <a:avLst/>
                            </a:prstGeom>
                          </pic:spPr>
                        </pic:pic>
                        <wps:wsp>
                          <wps:cNvPr id="18" name="Text Box 18"/>
                          <wps:cNvSpPr txBox="1"/>
                          <wps:spPr>
                            <a:xfrm>
                              <a:off x="0" y="1028700"/>
                              <a:ext cx="2970530" cy="31369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0412039" w14:textId="77777777" w:rsidR="00F93B88" w:rsidRPr="00E66961" w:rsidRDefault="00F93B88" w:rsidP="00AC305C">
                                <w:pPr>
                                  <w:pStyle w:val="Caption"/>
                                  <w:rPr>
                                    <w:rFonts w:cs="Times New Roman"/>
                                    <w:noProof/>
                                    <w:szCs w:val="20"/>
                                    <w:lang w:eastAsia="en-US"/>
                                  </w:rPr>
                                </w:pPr>
                                <w:r>
                                  <w:t xml:space="preserve">Figure </w:t>
                                </w:r>
                                <w:r w:rsidR="00AF0B58">
                                  <w:fldChar w:fldCharType="begin"/>
                                </w:r>
                                <w:r w:rsidR="00AF0B58">
                                  <w:instrText xml:space="preserve"> SEQ Figure \* ARABIC </w:instrText>
                                </w:r>
                                <w:r w:rsidR="00AF0B58">
                                  <w:fldChar w:fldCharType="separate"/>
                                </w:r>
                                <w:r>
                                  <w:rPr>
                                    <w:noProof/>
                                  </w:rPr>
                                  <w:t>7</w:t>
                                </w:r>
                                <w:r w:rsidR="00AF0B58">
                                  <w:rPr>
                                    <w:noProof/>
                                  </w:rPr>
                                  <w:fldChar w:fldCharType="end"/>
                                </w:r>
                                <w:r>
                                  <w:t xml:space="preserve"> The main idea clusters generated from crowd workers for Question 1 (top) and Question 2 (bottom)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3"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685800" y="0"/>
                            <a:ext cx="1667510" cy="1143635"/>
                          </a:xfrm>
                          <a:prstGeom prst="rect">
                            <a:avLst/>
                          </a:prstGeom>
                        </pic:spPr>
                      </pic:pic>
                    </wpg:wgp>
                  </a:graphicData>
                </a:graphic>
              </wp:inline>
            </w:drawing>
          </mc:Choice>
          <mc:Fallback>
            <w:pict>
              <v:group w14:anchorId="529EAD47" id="Group 5" o:spid="_x0000_s1034" style="width:233.9pt;height:204.7pt;mso-position-horizontal-relative:char;mso-position-vertical-relative:line" coordsize="29705,25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">
                <v:group id="Group 1" o:spid="_x0000_s1035" style="position:absolute;top:12573;width:29705;height:13423" coordsize="29705,134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 id="Picture 15" o:spid="_x0000_s1036" type="#_x0000_t75" style="position:absolute;width:29705;height:9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9djvBAAAA2wAAAA8AAABkcnMvZG93bnJldi54bWxET01rwkAQvRf8D8sUvIjZNNISo6uIRcip&#10;1FTwOmTHJDQ7G7Krif/eFQq9zeN9zno7mlbcqHeNZQVvUQyCuLS64UrB6ecwT0E4j6yxtUwK7uRg&#10;u5m8rDHTduAj3QpfiRDCLkMFtfddJqUrazLoItsRB+5ie4M+wL6SuschhJtWJnH8IQ02HBpq7Ghf&#10;U/lbXI2CsjDfTZrg4pO/lrNzPlwr2s+Umr6OuxUIT6P/F/+5cx3mv8Pzl3CA3D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l9djvBAAAA2wAAAA8AAAAAAAAAAAAAAAAAnwIA&#10;AGRycy9kb3ducmV2LnhtbFBLBQYAAAAABAAEAPcAAACNAwAAAAA=&#10;">
                    <v:imagedata r:id="rId19" o:title=""/>
                    <v:path arrowok="t"/>
                  </v:shape>
                  <v:shape id="Text Box 18" o:spid="_x0000_s1037" type="#_x0000_t202" style="position:absolute;top:10287;width:29705;height:3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14:paraId="10412039" w14:textId="77777777" w:rsidR="00F93B88" w:rsidRPr="00E66961" w:rsidRDefault="00F93B88" w:rsidP="00AC305C">
                          <w:pPr>
                            <w:pStyle w:val="Caption"/>
                            <w:rPr>
                              <w:rFonts w:cs="Times New Roman"/>
                              <w:noProof/>
                              <w:szCs w:val="20"/>
                              <w:lang w:eastAsia="en-US"/>
                            </w:rPr>
                          </w:pPr>
                          <w:r>
                            <w:t xml:space="preserve">Figure </w:t>
                          </w:r>
                          <w:r w:rsidR="00AF0B58">
                            <w:fldChar w:fldCharType="begin"/>
                          </w:r>
                          <w:r w:rsidR="00AF0B58">
                            <w:instrText xml:space="preserve"> SEQ Figure \* ARABIC </w:instrText>
                          </w:r>
                          <w:r w:rsidR="00AF0B58">
                            <w:fldChar w:fldCharType="separate"/>
                          </w:r>
                          <w:r>
                            <w:rPr>
                              <w:noProof/>
                            </w:rPr>
                            <w:t>7</w:t>
                          </w:r>
                          <w:r w:rsidR="00AF0B58">
                            <w:rPr>
                              <w:noProof/>
                            </w:rPr>
                            <w:fldChar w:fldCharType="end"/>
                          </w:r>
                          <w:r>
                            <w:t xml:space="preserve"> The main idea clusters generated from crowd workers for Question 1 (top) and Question 2 (bottom) </w:t>
                          </w:r>
                        </w:p>
                      </w:txbxContent>
                    </v:textbox>
                  </v:shape>
                </v:group>
                <v:shape id="Picture 3" o:spid="_x0000_s1038" type="#_x0000_t75" style="position:absolute;left:6858;width:16675;height:11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fbd7CAAAA2gAAAA8AAABkcnMvZG93bnJldi54bWxEj0FrAjEUhO8F/0N4Qi9Fs7ZQZDWKKIKl&#10;F2tF1ttj89wENy/LJur23xtB6HGYmW+Y6bxztbhSG6xnBaNhBoK49NpypWD/ux6MQYSIrLH2TAr+&#10;KMB81nuZYq79jX/ououVSBAOOSowMTa5lKE05DAMfUOcvJNvHcYk20rqFm8J7mr5nmWf0qHltGCw&#10;oaWh8ry7OAWM3fjrUL4dK7syRYPfxdZSodRrv1tMQETq4n/42d5oBR/wuJJugJ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X23ewgAAANoAAAAPAAAAAAAAAAAAAAAAAJ8C&#10;AABkcnMvZG93bnJldi54bWxQSwUGAAAAAAQABAD3AAAAjgMAAAAA&#10;">
                  <v:imagedata r:id="rId20" o:title=""/>
                  <v:path arrowok="t"/>
                </v:shape>
                <w10:anchorlock/>
              </v:group>
            </w:pict>
          </mc:Fallback>
        </mc:AlternateContent>
      </w:r>
      <w:r w:rsidR="00926D73" w:rsidRPr="00AB39BF">
        <w:rPr>
          <w:noProof/>
          <w:lang w:eastAsia="ko-KR"/>
        </w:rPr>
        <mc:AlternateContent>
          <mc:Choice Requires="wpg">
            <w:drawing>
              <wp:anchor distT="0" distB="0" distL="114300" distR="114300" simplePos="0" relativeHeight="251673600" behindDoc="0" locked="0" layoutInCell="1" allowOverlap="1" wp14:anchorId="7B5EB576" wp14:editId="4C027EC6">
                <wp:simplePos x="0" y="0"/>
                <wp:positionH relativeFrom="column">
                  <wp:posOffset>135255</wp:posOffset>
                </wp:positionH>
                <wp:positionV relativeFrom="margin">
                  <wp:align>top</wp:align>
                </wp:positionV>
                <wp:extent cx="2836545" cy="3063240"/>
                <wp:effectExtent l="0" t="0" r="8255" b="10160"/>
                <wp:wrapThrough wrapText="bothSides">
                  <wp:wrapPolygon edited="0">
                    <wp:start x="0" y="0"/>
                    <wp:lineTo x="0" y="21493"/>
                    <wp:lineTo x="21469" y="21493"/>
                    <wp:lineTo x="21469"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2836545" cy="3063240"/>
                          <a:chOff x="0" y="0"/>
                          <a:chExt cx="2836545" cy="3063240"/>
                        </a:xfrm>
                      </wpg:grpSpPr>
                      <pic:pic xmlns:pic="http://schemas.openxmlformats.org/drawingml/2006/picture">
                        <pic:nvPicPr>
                          <pic:cNvPr id="12" name="Picture 12" descr="C:\Users\HKong\Documents\U of Illinois\CS565- HCI\final project\paper\saturation.png"/>
                          <pic:cNvPicPr>
                            <a:picLocks noChangeAspect="1"/>
                          </pic:cNvPicPr>
                        </pic:nvPicPr>
                        <pic:blipFill rotWithShape="1">
                          <a:blip r:embed="rId21" cstate="print">
                            <a:extLst>
                              <a:ext uri="{28A0092B-C50C-407E-A947-70E740481C1C}">
                                <a14:useLocalDpi xmlns:a14="http://schemas.microsoft.com/office/drawing/2010/main" val="0"/>
                              </a:ext>
                            </a:extLst>
                          </a:blip>
                          <a:srcRect l="5983" r="8431"/>
                          <a:stretch/>
                        </pic:blipFill>
                        <pic:spPr bwMode="auto">
                          <a:xfrm>
                            <a:off x="0" y="0"/>
                            <a:ext cx="2836545" cy="26924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16" name="Text Box 16"/>
                        <wps:cNvSpPr txBox="1"/>
                        <wps:spPr>
                          <a:xfrm>
                            <a:off x="0" y="2749550"/>
                            <a:ext cx="2836545" cy="31369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64F5514" w14:textId="61BB0373" w:rsidR="00F93B88" w:rsidRPr="00B23615" w:rsidRDefault="00F93B88" w:rsidP="0057025B">
                              <w:pPr>
                                <w:pStyle w:val="Caption"/>
                                <w:rPr>
                                  <w:rFonts w:cs="Times New Roman"/>
                                  <w:noProof/>
                                  <w:szCs w:val="20"/>
                                  <w:lang w:eastAsia="en-US"/>
                                </w:rPr>
                              </w:pPr>
                              <w:r>
                                <w:t xml:space="preserve">Figure </w:t>
                              </w:r>
                              <w:r w:rsidR="00AF0B58">
                                <w:fldChar w:fldCharType="begin"/>
                              </w:r>
                              <w:r w:rsidR="00AF0B58">
                                <w:instrText xml:space="preserve"> SEQ Figure \* ARABIC </w:instrText>
                              </w:r>
                              <w:r w:rsidR="00AF0B58">
                                <w:fldChar w:fldCharType="separate"/>
                              </w:r>
                              <w:r>
                                <w:rPr>
                                  <w:noProof/>
                                </w:rPr>
                                <w:t>6</w:t>
                              </w:r>
                              <w:r w:rsidR="00AF0B58">
                                <w:rPr>
                                  <w:noProof/>
                                </w:rPr>
                                <w:fldChar w:fldCharType="end"/>
                              </w:r>
                              <w:r>
                                <w:t xml:space="preserve"> The saturation level graph for each of the three questions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5EB576" id="Group 17" o:spid="_x0000_s1039" style="position:absolute;left:0;text-align:left;margin-left:10.65pt;margin-top:0;width:223.35pt;height:241.2pt;z-index:251673600;mso-position-horizontal-relative:text;mso-position-vertical:top;mso-position-vertical-relative:margin" coordsize="28365,30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">
                <v:shape id="Picture 12" o:spid="_x0000_s1040" type="#_x0000_t75" style="position:absolute;width:28365;height:26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cSprBAAAA2wAAAA8AAABkcnMvZG93bnJldi54bWxET0trAjEQvhf8D2EKXkSzPlhka5S1RfAk&#10;VNv7dDPuLt1MliRq/PdGKPQ2H99zVptoOnEl51vLCqaTDARxZXXLtYKv0268BOEDssbOMim4k4fN&#10;evCywkLbG3/S9RhqkULYF6igCaEvpPRVQwb9xPbEiTtbZzAk6GqpHd5SuOnkLMtyabDl1NBgT+8N&#10;Vb/Hi1GwKGNczKf2+1zmbvSzzQ+nj9FFqeFrLN9ABIrhX/zn3us0fwbPX9IBcv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qcSprBAAAA2wAAAA8AAAAAAAAAAAAAAAAAnwIA&#10;AGRycy9kb3ducmV2LnhtbFBLBQYAAAAABAAEAPcAAACNAwAAAAA=&#10;">
                  <v:imagedata r:id="rId22" o:title="saturation" cropleft="3921f" cropright="5525f"/>
                  <v:path arrowok="t"/>
                </v:shape>
                <v:shape id="Text Box 16" o:spid="_x0000_s1041" type="#_x0000_t202" style="position:absolute;top:27495;width:28365;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164F5514" w14:textId="61BB0373" w:rsidR="00F93B88" w:rsidRPr="00B23615" w:rsidRDefault="00F93B88" w:rsidP="0057025B">
                        <w:pPr>
                          <w:pStyle w:val="Caption"/>
                          <w:rPr>
                            <w:rFonts w:cs="Times New Roman"/>
                            <w:noProof/>
                            <w:szCs w:val="20"/>
                            <w:lang w:eastAsia="en-US"/>
                          </w:rPr>
                        </w:pPr>
                        <w:r>
                          <w:t xml:space="preserve">Figure </w:t>
                        </w:r>
                        <w:r w:rsidR="00AF0B58">
                          <w:fldChar w:fldCharType="begin"/>
                        </w:r>
                        <w:r w:rsidR="00AF0B58">
                          <w:instrText xml:space="preserve"> SEQ Figure \* ARABIC </w:instrText>
                        </w:r>
                        <w:r w:rsidR="00AF0B58">
                          <w:fldChar w:fldCharType="separate"/>
                        </w:r>
                        <w:r>
                          <w:rPr>
                            <w:noProof/>
                          </w:rPr>
                          <w:t>6</w:t>
                        </w:r>
                        <w:r w:rsidR="00AF0B58">
                          <w:rPr>
                            <w:noProof/>
                          </w:rPr>
                          <w:fldChar w:fldCharType="end"/>
                        </w:r>
                        <w:r>
                          <w:t xml:space="preserve"> The saturation level graph for each of the three questions</w:t>
                        </w:r>
                      </w:p>
                    </w:txbxContent>
                  </v:textbox>
                </v:shape>
                <w10:wrap type="through" anchory="margin"/>
              </v:group>
            </w:pict>
          </mc:Fallback>
        </mc:AlternateContent>
      </w:r>
      <w:r w:rsidR="00E01A71" w:rsidRPr="00AB39BF">
        <w:rPr>
          <w:i/>
          <w:szCs w:val="18"/>
        </w:rPr>
        <w:t>50%: The two answers share the same idea, but one answer provides additional information that does not relate to the common idea.</w:t>
      </w:r>
    </w:p>
    <w:p w14:paraId="6E2FFC9F" w14:textId="6017E88C" w:rsidR="00E01A71" w:rsidRPr="00AB39BF" w:rsidRDefault="00E01A71">
      <w:pPr>
        <w:ind w:leftChars="100" w:left="180"/>
        <w:rPr>
          <w:i/>
          <w:szCs w:val="18"/>
        </w:rPr>
      </w:pPr>
      <w:r w:rsidRPr="00AB39BF">
        <w:rPr>
          <w:i/>
          <w:szCs w:val="18"/>
        </w:rPr>
        <w:t>75%: The two answers share the same idea, but one answer provides additional information that relates to the common idea.</w:t>
      </w:r>
    </w:p>
    <w:p w14:paraId="41FB5CBE" w14:textId="1809AFEC" w:rsidR="00E01A71" w:rsidRPr="00AB39BF" w:rsidRDefault="00E01A71">
      <w:pPr>
        <w:ind w:leftChars="100" w:left="180"/>
        <w:rPr>
          <w:i/>
          <w:szCs w:val="18"/>
        </w:rPr>
      </w:pPr>
      <w:r w:rsidRPr="00AB39BF">
        <w:rPr>
          <w:i/>
          <w:szCs w:val="18"/>
        </w:rPr>
        <w:t>100%: The two answers have, and only have, the exact same idea.</w:t>
      </w:r>
    </w:p>
    <w:p w14:paraId="6321BDF6" w14:textId="7C1F2E9C" w:rsidR="00E01A71" w:rsidRPr="00AB39BF" w:rsidRDefault="00E01A71">
      <w:pPr>
        <w:rPr>
          <w:szCs w:val="18"/>
        </w:rPr>
      </w:pPr>
      <w:r w:rsidRPr="00AB39BF">
        <w:rPr>
          <w:szCs w:val="18"/>
        </w:rPr>
        <w:t xml:space="preserve">A heat map of the pairwise similarity scores </w:t>
      </w:r>
      <w:r w:rsidR="003E074B">
        <w:rPr>
          <w:szCs w:val="18"/>
        </w:rPr>
        <w:t xml:space="preserve">for each question </w:t>
      </w:r>
      <w:r w:rsidR="00BF0672" w:rsidRPr="00AB39BF">
        <w:rPr>
          <w:szCs w:val="18"/>
        </w:rPr>
        <w:t>is presented in Figure 5</w:t>
      </w:r>
      <w:r w:rsidRPr="00AB39BF">
        <w:rPr>
          <w:szCs w:val="18"/>
        </w:rPr>
        <w:t xml:space="preserve">. Red blocks indicate answer pairs are </w:t>
      </w:r>
      <w:r w:rsidR="003E074B">
        <w:rPr>
          <w:szCs w:val="18"/>
        </w:rPr>
        <w:t xml:space="preserve">coded </w:t>
      </w:r>
      <w:r w:rsidRPr="00AB39BF">
        <w:rPr>
          <w:szCs w:val="18"/>
        </w:rPr>
        <w:t xml:space="preserve">100% </w:t>
      </w:r>
      <w:r w:rsidR="003E074B">
        <w:rPr>
          <w:szCs w:val="18"/>
        </w:rPr>
        <w:t>identical</w:t>
      </w:r>
      <w:r w:rsidRPr="00AB39BF">
        <w:rPr>
          <w:szCs w:val="18"/>
        </w:rPr>
        <w:t xml:space="preserve"> to each other </w:t>
      </w:r>
      <w:r w:rsidR="003E074B">
        <w:rPr>
          <w:szCs w:val="18"/>
        </w:rPr>
        <w:t xml:space="preserve">in terms of given concept </w:t>
      </w:r>
      <w:r w:rsidRPr="00AB39BF">
        <w:rPr>
          <w:szCs w:val="18"/>
        </w:rPr>
        <w:t xml:space="preserve">and blue blocks indicate answer pairs that are 0% similar to each other. </w:t>
      </w:r>
    </w:p>
    <w:p w14:paraId="1400A663" w14:textId="77777777" w:rsidR="00E82647" w:rsidRDefault="00BF0672" w:rsidP="00E82647">
      <w:pPr>
        <w:ind w:left="1" w:hanging="1"/>
        <w:rPr>
          <w:szCs w:val="18"/>
        </w:rPr>
      </w:pPr>
      <w:r w:rsidRPr="00AB39BF">
        <w:rPr>
          <w:szCs w:val="18"/>
        </w:rPr>
        <w:t>Figure 5</w:t>
      </w:r>
      <w:r w:rsidR="00E01A71" w:rsidRPr="00AB39BF">
        <w:rPr>
          <w:szCs w:val="18"/>
        </w:rPr>
        <w:t xml:space="preserve"> shows that the answers for Question 1 were mostly similar to each other while answers for Question 3 were most distinctive. This is not surprising since Question 1 asked about a scenario that the product would not be useful in, and the scenarios are mostly based on the shortcoming of the product. The product had distinctive shortcomings, such as the small quantity of coffee that could be made at one time and the time consuming process of hand dripping coffee. Thus the majority of the scenarios for Question 1 covered those issues. </w:t>
      </w:r>
    </w:p>
    <w:p w14:paraId="20817783" w14:textId="67444545" w:rsidR="00E01A71" w:rsidRPr="00AB39BF" w:rsidRDefault="00E01A71" w:rsidP="00E82647">
      <w:pPr>
        <w:ind w:left="1" w:hanging="1"/>
        <w:rPr>
          <w:szCs w:val="18"/>
        </w:rPr>
      </w:pPr>
      <w:r w:rsidRPr="00AB39BF">
        <w:rPr>
          <w:szCs w:val="18"/>
        </w:rPr>
        <w:t xml:space="preserve">On the other hand, Question 3 asked for an additional feature of the coffee maker that would convince the worker to buy the product. </w:t>
      </w:r>
      <w:r w:rsidR="00E82647" w:rsidRPr="00AB39BF">
        <w:rPr>
          <w:szCs w:val="18"/>
        </w:rPr>
        <w:t>A wide range of possible features was</w:t>
      </w:r>
      <w:r w:rsidRPr="00AB39BF">
        <w:rPr>
          <w:szCs w:val="18"/>
        </w:rPr>
        <w:t xml:space="preserve"> available and the additional feature was </w:t>
      </w:r>
      <w:r w:rsidR="00E82647">
        <w:rPr>
          <w:szCs w:val="18"/>
        </w:rPr>
        <w:t>related to</w:t>
      </w:r>
      <w:r w:rsidRPr="00AB39BF">
        <w:rPr>
          <w:szCs w:val="18"/>
        </w:rPr>
        <w:t xml:space="preserve"> </w:t>
      </w:r>
      <w:r w:rsidR="00E82647">
        <w:rPr>
          <w:szCs w:val="18"/>
        </w:rPr>
        <w:t>worker’s individual</w:t>
      </w:r>
      <w:r w:rsidRPr="00AB39BF">
        <w:rPr>
          <w:szCs w:val="18"/>
        </w:rPr>
        <w:t xml:space="preserve"> preferences rather than the characteristics of the coffee maker. Thus answers to Question 3 were rarely similar to each other.</w:t>
      </w:r>
    </w:p>
    <w:p w14:paraId="53DFAAA2" w14:textId="6678075C" w:rsidR="008D2FB8" w:rsidRPr="00AB39BF" w:rsidRDefault="008D2FB8">
      <w:pPr>
        <w:pStyle w:val="Heading3"/>
        <w:jc w:val="both"/>
        <w:pPrChange w:id="106" w:author="Grace Yen" w:date="2014-05-13T14:51:00Z">
          <w:pPr>
            <w:pStyle w:val="Heading3"/>
          </w:pPr>
        </w:pPrChange>
      </w:pPr>
      <w:r w:rsidRPr="00AB39BF">
        <w:t>Saturation Level</w:t>
      </w:r>
    </w:p>
    <w:p w14:paraId="4BF16282" w14:textId="002A8B12" w:rsidR="008D2FB8" w:rsidRPr="00AB39BF" w:rsidRDefault="00685FC5">
      <w:pPr>
        <w:rPr>
          <w:szCs w:val="18"/>
        </w:rPr>
      </w:pPr>
      <w:r w:rsidRPr="00AB39BF">
        <w:rPr>
          <w:szCs w:val="18"/>
        </w:rPr>
        <w:t>The saturation level marks how close the answer set i</w:t>
      </w:r>
      <w:r w:rsidR="00F93B88">
        <w:rPr>
          <w:szCs w:val="18"/>
        </w:rPr>
        <w:t>s to being completely saturated.</w:t>
      </w:r>
      <w:r w:rsidRPr="00AB39BF">
        <w:rPr>
          <w:szCs w:val="18"/>
        </w:rPr>
        <w:t xml:space="preserve"> </w:t>
      </w:r>
      <w:r w:rsidR="00F93B88" w:rsidRPr="00AB39BF">
        <w:rPr>
          <w:szCs w:val="18"/>
        </w:rPr>
        <w:t>In theory, a completely saturated answer set already contains every possible idea and the incoming answers would not contain any new information.</w:t>
      </w:r>
      <w:r w:rsidR="00F93B88">
        <w:rPr>
          <w:szCs w:val="18"/>
        </w:rPr>
        <w:t xml:space="preserve"> Therefore, </w:t>
      </w:r>
      <w:r w:rsidRPr="00AB39BF">
        <w:rPr>
          <w:szCs w:val="18"/>
        </w:rPr>
        <w:t xml:space="preserve">1.0 means that the answer set is not </w:t>
      </w:r>
      <w:r w:rsidR="00F93B88">
        <w:rPr>
          <w:szCs w:val="18"/>
        </w:rPr>
        <w:t>saturate</w:t>
      </w:r>
      <w:r w:rsidRPr="00AB39BF">
        <w:rPr>
          <w:szCs w:val="18"/>
        </w:rPr>
        <w:t xml:space="preserve"> at all, and 0.0 indicates complete saturation of the answer set. </w:t>
      </w:r>
    </w:p>
    <w:p w14:paraId="523CF060" w14:textId="6C802D62" w:rsidR="00685FC5" w:rsidRPr="00AB39BF" w:rsidRDefault="00685FC5">
      <w:pPr>
        <w:ind w:firstLine="284"/>
        <w:rPr>
          <w:szCs w:val="18"/>
        </w:rPr>
      </w:pPr>
      <w:r w:rsidRPr="00AB39BF">
        <w:rPr>
          <w:szCs w:val="18"/>
        </w:rPr>
        <w:t xml:space="preserve">The saturation level was derived by calculating the ratio of the new answers to the total number of answers in the set. An answer was considered as new when the average of </w:t>
      </w:r>
      <w:r w:rsidR="00247767">
        <w:rPr>
          <w:szCs w:val="18"/>
        </w:rPr>
        <w:t xml:space="preserve">similarity score of </w:t>
      </w:r>
      <w:r w:rsidRPr="00AB39BF">
        <w:rPr>
          <w:szCs w:val="18"/>
        </w:rPr>
        <w:t xml:space="preserve">its top three </w:t>
      </w:r>
      <w:r w:rsidR="00247767">
        <w:rPr>
          <w:szCs w:val="18"/>
        </w:rPr>
        <w:t xml:space="preserve">similar answers </w:t>
      </w:r>
      <w:r w:rsidRPr="00AB39BF">
        <w:rPr>
          <w:szCs w:val="18"/>
        </w:rPr>
        <w:t xml:space="preserve">was less than 50%. </w:t>
      </w:r>
      <w:r w:rsidR="00247767">
        <w:rPr>
          <w:szCs w:val="18"/>
        </w:rPr>
        <w:t xml:space="preserve">It indicates that we cannot find at least three answers provide the same ideas as the new data. </w:t>
      </w:r>
      <w:r w:rsidRPr="00AB39BF">
        <w:rPr>
          <w:szCs w:val="18"/>
        </w:rPr>
        <w:t xml:space="preserve">So if we kept on getting new answers, saturation level would rise till it reaches 1.0 as the answer set moved away from complete saturation. Conversely, the saturation level would get </w:t>
      </w:r>
      <w:r w:rsidRPr="00AB39BF">
        <w:rPr>
          <w:szCs w:val="18"/>
        </w:rPr>
        <w:lastRenderedPageBreak/>
        <w:t>lower if we got more answers that repeated the ideas from previous answers as the answer set moved towards complete saturation</w:t>
      </w:r>
      <w:r w:rsidR="005021EB" w:rsidRPr="00AB39BF">
        <w:rPr>
          <w:szCs w:val="18"/>
        </w:rPr>
        <w:t>.</w:t>
      </w:r>
    </w:p>
    <w:p w14:paraId="1BC04A5B" w14:textId="3E23ED0D" w:rsidR="005021EB" w:rsidRPr="00AB39BF" w:rsidRDefault="005021EB">
      <w:pPr>
        <w:ind w:left="1" w:firstLine="283"/>
        <w:rPr>
          <w:szCs w:val="18"/>
        </w:rPr>
      </w:pPr>
      <w:r w:rsidRPr="00AB39BF">
        <w:rPr>
          <w:szCs w:val="18"/>
        </w:rPr>
        <w:t>So based on the similarity scores shown in Figure 6, saturation level for the final answer set for Question 1 was expected to be lower than the saturation level for the final answer set for Question 3.</w:t>
      </w:r>
    </w:p>
    <w:p w14:paraId="3AF14952" w14:textId="6EE0F9DE" w:rsidR="005021EB" w:rsidRPr="00AB39BF" w:rsidRDefault="005021EB">
      <w:pPr>
        <w:ind w:left="1" w:firstLine="283"/>
        <w:rPr>
          <w:szCs w:val="18"/>
        </w:rPr>
      </w:pPr>
      <w:r w:rsidRPr="00AB39BF">
        <w:rPr>
          <w:szCs w:val="18"/>
        </w:rPr>
        <w:t>This</w:t>
      </w:r>
      <w:r w:rsidR="00247767">
        <w:rPr>
          <w:szCs w:val="18"/>
        </w:rPr>
        <w:t xml:space="preserve"> resulting saturation pattern for each question was presented in Figure 6</w:t>
      </w:r>
      <w:r w:rsidRPr="00AB39BF">
        <w:rPr>
          <w:szCs w:val="18"/>
        </w:rPr>
        <w:t>. The graphs in Figure 6 mark the saturation level as each answer comes in. The x-axis indicates the answer received at that time, and the y-axis indicates the saturation level after that answer is added to the answer set. All the graphs start at the saturation level of 1.0 as each answer is new at the beginning of the data collection. The saturation level of both Question 1 and 2 drop after the fifth answer is added to the answer set while the saturation level for Question 3 remains at 1.0 till the 11</w:t>
      </w:r>
      <w:r w:rsidRPr="00AB39BF">
        <w:rPr>
          <w:szCs w:val="18"/>
          <w:vertAlign w:val="superscript"/>
        </w:rPr>
        <w:t>th</w:t>
      </w:r>
      <w:r w:rsidRPr="00AB39BF">
        <w:rPr>
          <w:szCs w:val="18"/>
        </w:rPr>
        <w:t xml:space="preserve"> answer. </w:t>
      </w:r>
    </w:p>
    <w:p w14:paraId="55969479" w14:textId="57315F9C" w:rsidR="005021EB" w:rsidRPr="00AB39BF" w:rsidRDefault="005021EB">
      <w:pPr>
        <w:ind w:left="1" w:firstLine="283"/>
        <w:rPr>
          <w:szCs w:val="18"/>
        </w:rPr>
      </w:pPr>
      <w:r w:rsidRPr="00AB39BF">
        <w:rPr>
          <w:szCs w:val="18"/>
        </w:rPr>
        <w:t xml:space="preserve">The saturation level of Question 1 drops dramatically till answer 11, which can be seen by the steep negative slope in </w:t>
      </w:r>
      <w:r w:rsidR="00247767">
        <w:rPr>
          <w:szCs w:val="18"/>
        </w:rPr>
        <w:t xml:space="preserve">the top graph in </w:t>
      </w:r>
      <w:r w:rsidRPr="00AB39BF">
        <w:rPr>
          <w:szCs w:val="18"/>
        </w:rPr>
        <w:t>Figure</w:t>
      </w:r>
      <w:r w:rsidR="00247767">
        <w:rPr>
          <w:szCs w:val="18"/>
        </w:rPr>
        <w:t xml:space="preserve"> 6</w:t>
      </w:r>
      <w:r w:rsidRPr="00AB39BF">
        <w:rPr>
          <w:szCs w:val="18"/>
        </w:rPr>
        <w:t>. After receiving answer 11, the saturation level does not change much and only fluctuates a little bit till the end of the collection. This figure answers RQ2 and RQ3 well since it clear</w:t>
      </w:r>
      <w:r w:rsidR="00247767">
        <w:rPr>
          <w:szCs w:val="18"/>
        </w:rPr>
        <w:t>ly</w:t>
      </w:r>
      <w:r w:rsidRPr="00AB39BF">
        <w:rPr>
          <w:szCs w:val="18"/>
        </w:rPr>
        <w:t xml:space="preserve"> shows that the answer set has reached a saturation point before the end of the collection, and it notifies the requester that it would be safe to stop the batch around answer 14. Contrastingly, the saturation graph for Question 3 shows a slow decline, and the saturation level of the entire answer set is 0.62, which is very high compared to Questions 1 and 2’s ending saturation level of 0.14. Question 2 is the middle ground where the saturation level declines steadily till the end of the collection. Whether the batch should be stopped before the last answer or not in this example depends largely on the requester’s preference.</w:t>
      </w:r>
    </w:p>
    <w:p w14:paraId="4CE162A1" w14:textId="1C2DCF59" w:rsidR="00685FC5" w:rsidRPr="00AB39BF" w:rsidRDefault="005021EB">
      <w:pPr>
        <w:ind w:firstLine="284"/>
        <w:rPr>
          <w:szCs w:val="18"/>
        </w:rPr>
      </w:pPr>
      <w:r w:rsidRPr="00AB39BF">
        <w:rPr>
          <w:szCs w:val="18"/>
        </w:rPr>
        <w:t>Overall, dynamic notification would be useful for requests such as Question 1 and Question 2 where the answer set eventually reaches a saturation point and the system can notify the requester to stop the batch since the likelihood of the incoming answers carrying sufficient new information is small. On the other hand, Question 3 is a type of open question that might never reach a saturation point due to the wide range of possible answers. In this case, the requester might want to define the number of idea clusters that he wants to obtain from the answers instead of defining a saturation level to end upon</w:t>
      </w:r>
      <w:r w:rsidR="00247767">
        <w:rPr>
          <w:szCs w:val="18"/>
        </w:rPr>
        <w:t>.</w:t>
      </w:r>
    </w:p>
    <w:p w14:paraId="6250B853" w14:textId="2AFCEA2C" w:rsidR="00BF0672" w:rsidRPr="00AB39BF" w:rsidRDefault="005021EB">
      <w:pPr>
        <w:pStyle w:val="Heading3"/>
        <w:jc w:val="both"/>
        <w:pPrChange w:id="107" w:author="Grace Yen" w:date="2014-05-13T14:51:00Z">
          <w:pPr>
            <w:pStyle w:val="Heading3"/>
          </w:pPr>
        </w:pPrChange>
      </w:pPr>
      <w:r w:rsidRPr="00AB39BF">
        <w:t>Idea Clusters</w:t>
      </w:r>
    </w:p>
    <w:p w14:paraId="24BD2618" w14:textId="77777777" w:rsidR="00272AB5" w:rsidRPr="00AB39BF" w:rsidRDefault="00272AB5">
      <w:pPr>
        <w:ind w:left="1" w:hanging="1"/>
        <w:rPr>
          <w:szCs w:val="18"/>
        </w:rPr>
      </w:pPr>
      <w:r w:rsidRPr="00AB39BF">
        <w:rPr>
          <w:szCs w:val="18"/>
        </w:rPr>
        <w:t xml:space="preserve">After manually assigning the similarity scores for each of the answer pairs, we clustered the answers using the clustering algorithm mentioned previously in the Implementation section. Then we manually extracted the keywords for all the clusters that contained more than one answer. </w:t>
      </w:r>
    </w:p>
    <w:p w14:paraId="24A0FF91" w14:textId="77777777" w:rsidR="00247767" w:rsidRDefault="00272AB5">
      <w:pPr>
        <w:ind w:left="1" w:hanging="1"/>
        <w:rPr>
          <w:szCs w:val="18"/>
        </w:rPr>
      </w:pPr>
      <w:r w:rsidRPr="00AB39BF">
        <w:rPr>
          <w:szCs w:val="18"/>
        </w:rPr>
        <w:t>Figure</w:t>
      </w:r>
      <w:r w:rsidR="005361F7" w:rsidRPr="00AB39BF">
        <w:rPr>
          <w:szCs w:val="18"/>
        </w:rPr>
        <w:t xml:space="preserve"> 7</w:t>
      </w:r>
      <w:r w:rsidRPr="00AB39BF">
        <w:rPr>
          <w:szCs w:val="18"/>
        </w:rPr>
        <w:t xml:space="preserve"> shows the three main idea clusters for Question 1 that asked the workers to find a situation in which the coffee maker would not be good product. The largest cluster was about situations when people were in a hurry and do not have </w:t>
      </w:r>
      <w:r w:rsidR="00247767">
        <w:rPr>
          <w:szCs w:val="18"/>
        </w:rPr>
        <w:t>sufficient</w:t>
      </w:r>
      <w:r w:rsidRPr="00AB39BF">
        <w:rPr>
          <w:szCs w:val="18"/>
        </w:rPr>
        <w:t xml:space="preserve"> time to </w:t>
      </w:r>
      <w:r w:rsidR="00247767">
        <w:rPr>
          <w:szCs w:val="18"/>
        </w:rPr>
        <w:t xml:space="preserve">manually </w:t>
      </w:r>
      <w:r w:rsidRPr="00AB39BF">
        <w:rPr>
          <w:szCs w:val="18"/>
        </w:rPr>
        <w:t>make cof</w:t>
      </w:r>
      <w:r w:rsidR="00247767">
        <w:rPr>
          <w:szCs w:val="18"/>
        </w:rPr>
        <w:t>fee. This addresses one of time-</w:t>
      </w:r>
      <w:r w:rsidRPr="00AB39BF">
        <w:rPr>
          <w:szCs w:val="18"/>
        </w:rPr>
        <w:t xml:space="preserve">consuming nature of the coffee maker. Based on this feedback, the requester might consider adding an alternative way to making coffee for people in a rush to make the product more suitable for all situations. </w:t>
      </w:r>
    </w:p>
    <w:p w14:paraId="122E1BA2" w14:textId="4F7928AE" w:rsidR="00272AB5" w:rsidRPr="00AB39BF" w:rsidRDefault="00272AB5">
      <w:pPr>
        <w:ind w:left="1" w:hanging="1"/>
        <w:rPr>
          <w:szCs w:val="18"/>
        </w:rPr>
      </w:pPr>
      <w:r w:rsidRPr="00AB39BF">
        <w:rPr>
          <w:szCs w:val="18"/>
        </w:rPr>
        <w:t xml:space="preserve">The second cluster addresses the small amount of coffee that the coffee maker can make at one time. This is especially problematic when combined with the slowness of the coffee maker and will make the product almost useless in settings such as meetings or conferences. The third group simply claimed that the product </w:t>
      </w:r>
      <w:r w:rsidRPr="00AB39BF">
        <w:rPr>
          <w:szCs w:val="18"/>
        </w:rPr>
        <w:lastRenderedPageBreak/>
        <w:t xml:space="preserve">would be useful in all situations. The answers in this cluster show the difficulty of extracting keywords automatically as the answers seem to be saying the exact opposite things on the surface level: one answer said “no such situation” and another said “it is suitable in all situations.” Ironically, ‘no situation’ and ‘all situations’ are referring to the same idea since the question asked for a situation in which the product would </w:t>
      </w:r>
      <w:r w:rsidRPr="00AB39BF">
        <w:rPr>
          <w:i/>
          <w:szCs w:val="18"/>
        </w:rPr>
        <w:t>not</w:t>
      </w:r>
      <w:r w:rsidRPr="00AB39BF">
        <w:rPr>
          <w:szCs w:val="18"/>
        </w:rPr>
        <w:t xml:space="preserve"> be good. So the first answer is actually saying that there is no situation for which the product is </w:t>
      </w:r>
      <w:r w:rsidRPr="00AB39BF">
        <w:rPr>
          <w:i/>
          <w:szCs w:val="18"/>
        </w:rPr>
        <w:t>not</w:t>
      </w:r>
      <w:r w:rsidRPr="00AB39BF">
        <w:rPr>
          <w:szCs w:val="18"/>
        </w:rPr>
        <w:t xml:space="preserve"> good.</w:t>
      </w:r>
    </w:p>
    <w:p w14:paraId="0DE6D5B2" w14:textId="77777777" w:rsidR="00272AB5" w:rsidRPr="00AB39BF" w:rsidRDefault="00272AB5">
      <w:pPr>
        <w:ind w:left="1" w:hanging="1"/>
        <w:rPr>
          <w:szCs w:val="18"/>
        </w:rPr>
      </w:pPr>
      <w:r w:rsidRPr="00AB39BF">
        <w:rPr>
          <w:szCs w:val="18"/>
        </w:rPr>
        <w:t>The main clusters for Question 2 indicated that the product useful when one want to be unique, is making coffee for oneself, and want to enjoy making coffee slowly on a day off or Sunday morning. This presents an interesting point as it shows that the drawback of a product in some situations can also become merit of the product in other situations. Question 3 had a total of 21 clusters showing a wide variety of the answers. Some workers answered that there is no feature they would like to add. Others answered easier and faster preparation time, more space, availability in different colors, and warranty in case the glass breaks.</w:t>
      </w:r>
    </w:p>
    <w:p w14:paraId="410D0170" w14:textId="6BA0B7D9" w:rsidR="005021EB" w:rsidRPr="00AB39BF" w:rsidRDefault="00272AB5">
      <w:r w:rsidRPr="00AB39BF">
        <w:rPr>
          <w:szCs w:val="18"/>
        </w:rPr>
        <w:t>Looking at the keywords and the answers in each cluster, we concluded that the main clusters were good indicators of the product’s strength and weaknesses. The keywords also provided a good summary general impression of the product without having to read through the individual answers. This would especially be useful for the requesters who want to have sufficient data, but are concerned about the time and effort that would be needed to sort out all the answers. The clusters also allow the requester to stop the batch after receiving a certain number of ideas, rather than waiting for the answer set to reach a saturation point.</w:t>
      </w:r>
    </w:p>
    <w:p w14:paraId="594D4E87" w14:textId="7C54329C" w:rsidR="00E01A71" w:rsidRPr="00AB39BF" w:rsidRDefault="00D12E86">
      <w:pPr>
        <w:pStyle w:val="Heading2"/>
        <w:jc w:val="both"/>
        <w:pPrChange w:id="108" w:author="Grace Yen" w:date="2014-05-13T14:51:00Z">
          <w:pPr>
            <w:pStyle w:val="Heading2"/>
          </w:pPr>
        </w:pPrChange>
      </w:pPr>
      <w:r w:rsidRPr="00AB39BF">
        <w:t>Comparison of the Workers’ Estimate and Saturation Point</w:t>
      </w:r>
    </w:p>
    <w:p w14:paraId="45269105" w14:textId="01926499" w:rsidR="00D12E86" w:rsidRPr="00AB39BF" w:rsidRDefault="00A810A6">
      <w:pPr>
        <w:ind w:left="1" w:hanging="1"/>
        <w:rPr>
          <w:szCs w:val="18"/>
        </w:rPr>
      </w:pPr>
      <w:r w:rsidRPr="00AB39BF">
        <w:rPr>
          <w:szCs w:val="18"/>
        </w:rPr>
        <w:t xml:space="preserve">In the first experiment, we looked at what the MTurk workers thought was an appropriate number of HITs for feedback on a Kickstarter project. The result showed that they did not consider the range of possible answers that differed based on the question, and they gave similar number of HITs for each of the question. However, experiment 2 showed that the appropriate number of HITs differs greatly based on the questions asked. Also, the median for the estimated number of HITs was in the hundreds, while the result based on the saturation point showed that Question 1 only required around 15 answers to gather the main ideas. Thus the workers’ estimate number of HITs were almost tenfold the actual number of HITs that were needed. The dynamic notification of saturation level would be extremely useful in this case as it would save time and money for the requester. The actual number of HITs that was needed for Question 3 is vague as it does not reach a saturation point. However, the visualization of the clusters would be a good indicator of the range of ideas that are mentioned in the answer set and might help the requester decided when to stop the batch. </w:t>
      </w:r>
    </w:p>
    <w:p w14:paraId="3AC11157" w14:textId="04F758D2" w:rsidR="008B197E" w:rsidRPr="00AB39BF" w:rsidRDefault="005D6866">
      <w:pPr>
        <w:pStyle w:val="Heading1"/>
        <w:spacing w:before="120"/>
        <w:jc w:val="both"/>
      </w:pPr>
      <w:r w:rsidRPr="00AB39BF">
        <w:t>CONCLUTION</w:t>
      </w:r>
    </w:p>
    <w:p w14:paraId="1BC2F70C" w14:textId="31EFA8E6" w:rsidR="008B197E" w:rsidRPr="00AB39BF" w:rsidRDefault="00B84954">
      <w:pPr>
        <w:pStyle w:val="BodyTextIndent"/>
        <w:spacing w:after="120"/>
        <w:ind w:firstLine="0"/>
      </w:pPr>
      <w:r w:rsidRPr="00AB39BF">
        <w:t xml:space="preserve">Crowdsourcing technology offers a promising approach to receive diverse feedback within a reasonable short time. More and more systems </w:t>
      </w:r>
      <w:r w:rsidR="00994357" w:rsidRPr="00AB39BF">
        <w:t xml:space="preserve">are designed to mediate the need between feedback providers and consumers. </w:t>
      </w:r>
      <w:r w:rsidR="00684116" w:rsidRPr="00AB39BF">
        <w:t xml:space="preserve">However, </w:t>
      </w:r>
      <w:r w:rsidR="00B10169" w:rsidRPr="00AB39BF">
        <w:t>guidelines for determining the sample sizes are virtually nonexistent</w:t>
      </w:r>
      <w:r w:rsidR="00994357" w:rsidRPr="00AB39BF">
        <w:t>.</w:t>
      </w:r>
      <w:r w:rsidR="00B10169" w:rsidRPr="00AB39BF">
        <w:t xml:space="preserve"> When it comes to paid workers, the trade-off between the cost and the saturation of information</w:t>
      </w:r>
      <w:r w:rsidR="00994357" w:rsidRPr="00AB39BF">
        <w:t xml:space="preserve"> </w:t>
      </w:r>
      <w:r w:rsidR="00EE4593" w:rsidRPr="00AB39BF">
        <w:t xml:space="preserve">is </w:t>
      </w:r>
      <w:r w:rsidR="00B10169" w:rsidRPr="00AB39BF">
        <w:t xml:space="preserve">important. In this study, we propose a system to check data saturation pattern during the data collection process. </w:t>
      </w:r>
      <w:r w:rsidR="00357B85" w:rsidRPr="00AB39BF">
        <w:t xml:space="preserve">We </w:t>
      </w:r>
      <w:r w:rsidR="008E6F8D" w:rsidRPr="00AB39BF">
        <w:t xml:space="preserve">found that </w:t>
      </w:r>
      <w:r w:rsidR="00357B85" w:rsidRPr="00AB39BF">
        <w:t xml:space="preserve">early saturation point exist in some feedback pool. </w:t>
      </w:r>
      <w:r w:rsidR="00357B85" w:rsidRPr="00AB39BF">
        <w:lastRenderedPageBreak/>
        <w:t xml:space="preserve">Therefore, it is valuable to automatically notify </w:t>
      </w:r>
      <w:r w:rsidR="00FD70C4" w:rsidRPr="00AB39BF">
        <w:t>the requester</w:t>
      </w:r>
      <w:r w:rsidR="00357B85" w:rsidRPr="00AB39BF">
        <w:t xml:space="preserve"> to stop collecting new data</w:t>
      </w:r>
      <w:r w:rsidR="00FD70C4" w:rsidRPr="00AB39BF">
        <w:t xml:space="preserve"> based on the feedback</w:t>
      </w:r>
      <w:r w:rsidR="00357B85" w:rsidRPr="00AB39BF">
        <w:t xml:space="preserve">. Moreover, we provide </w:t>
      </w:r>
      <w:r w:rsidR="003D1BED" w:rsidRPr="00AB39BF">
        <w:t xml:space="preserve">the </w:t>
      </w:r>
      <w:r w:rsidR="00357B85" w:rsidRPr="00AB39BF">
        <w:t xml:space="preserve">requester </w:t>
      </w:r>
      <w:r w:rsidR="003D1BED" w:rsidRPr="00AB39BF">
        <w:t xml:space="preserve">with </w:t>
      </w:r>
      <w:r w:rsidR="00357B85" w:rsidRPr="00AB39BF">
        <w:t xml:space="preserve">multiple </w:t>
      </w:r>
      <w:r w:rsidR="003D1BED" w:rsidRPr="00AB39BF">
        <w:t xml:space="preserve">views </w:t>
      </w:r>
      <w:r w:rsidR="00357B85" w:rsidRPr="00AB39BF">
        <w:t xml:space="preserve">of </w:t>
      </w:r>
      <w:r w:rsidR="003D1BED" w:rsidRPr="00AB39BF">
        <w:t xml:space="preserve">the </w:t>
      </w:r>
      <w:r w:rsidR="00357B85" w:rsidRPr="00AB39BF">
        <w:t xml:space="preserve">idea distribution among collected feedback. </w:t>
      </w:r>
      <w:r w:rsidR="00F44C98" w:rsidRPr="00AB39BF">
        <w:t>As a result, the r</w:t>
      </w:r>
      <w:r w:rsidR="00FF5946" w:rsidRPr="00AB39BF">
        <w:t xml:space="preserve">equester can </w:t>
      </w:r>
      <w:r w:rsidR="003F0F90" w:rsidRPr="00AB39BF">
        <w:t xml:space="preserve">view </w:t>
      </w:r>
      <w:r w:rsidR="00FF5946" w:rsidRPr="00AB39BF">
        <w:t xml:space="preserve">the saturation </w:t>
      </w:r>
      <w:r w:rsidR="00C631AC" w:rsidRPr="00AB39BF">
        <w:t xml:space="preserve">level </w:t>
      </w:r>
      <w:r w:rsidR="00FF5946" w:rsidRPr="00AB39BF">
        <w:t xml:space="preserve">along with the summary of </w:t>
      </w:r>
      <w:r w:rsidR="00477BFE" w:rsidRPr="00AB39BF">
        <w:t xml:space="preserve">the </w:t>
      </w:r>
      <w:r w:rsidR="00FF5946" w:rsidRPr="00AB39BF">
        <w:t>collected feedback.</w:t>
      </w:r>
    </w:p>
    <w:p w14:paraId="01C39762" w14:textId="62B4845E" w:rsidR="008B197E" w:rsidRPr="00AB39BF" w:rsidRDefault="005D6866">
      <w:pPr>
        <w:pStyle w:val="Heading1"/>
        <w:spacing w:before="120"/>
        <w:jc w:val="both"/>
      </w:pPr>
      <w:r w:rsidRPr="00AB39BF">
        <w:t>FUTURE WORK</w:t>
      </w:r>
    </w:p>
    <w:p w14:paraId="479339E2" w14:textId="70879072" w:rsidR="008B197E" w:rsidRPr="00AB39BF" w:rsidRDefault="000C72AC">
      <w:pPr>
        <w:pStyle w:val="BodyTextIndent"/>
        <w:spacing w:after="120"/>
        <w:ind w:firstLine="0"/>
      </w:pPr>
      <w:r w:rsidRPr="00AB39BF">
        <w:t xml:space="preserve">We see at least three </w:t>
      </w:r>
      <w:r w:rsidR="00634066" w:rsidRPr="00AB39BF">
        <w:t>points that can be refined through future work</w:t>
      </w:r>
      <w:r w:rsidRPr="00AB39BF">
        <w:t xml:space="preserve">. First, </w:t>
      </w:r>
      <w:r w:rsidR="00B46198" w:rsidRPr="00AB39BF">
        <w:t xml:space="preserve">we should examine the variance of the estimated sample size among real visual designers or project creators. Their estimations on the number of HITs </w:t>
      </w:r>
      <w:r w:rsidR="00C01814" w:rsidRPr="00AB39BF">
        <w:t xml:space="preserve">will </w:t>
      </w:r>
      <w:r w:rsidR="00B46198" w:rsidRPr="00AB39BF">
        <w:t xml:space="preserve">reflect </w:t>
      </w:r>
      <w:r w:rsidR="00FB7A9E" w:rsidRPr="00AB39BF">
        <w:t>the real problem</w:t>
      </w:r>
      <w:r w:rsidR="00AD1CEC" w:rsidRPr="00AB39BF">
        <w:t xml:space="preserve">. </w:t>
      </w:r>
      <w:r w:rsidR="00FB7A9E" w:rsidRPr="00AB39BF">
        <w:t xml:space="preserve">If crowdsourcing becomes a promising approach to receive critiques </w:t>
      </w:r>
      <w:r w:rsidR="00054DF4" w:rsidRPr="00AB39BF">
        <w:t>for real designers</w:t>
      </w:r>
      <w:r w:rsidR="00FB7A9E" w:rsidRPr="00AB39BF">
        <w:t>,</w:t>
      </w:r>
      <w:r w:rsidR="00054DF4" w:rsidRPr="00AB39BF">
        <w:t xml:space="preserve"> sample size </w:t>
      </w:r>
      <w:r w:rsidR="00FA5D8C" w:rsidRPr="00AB39BF">
        <w:t>will be</w:t>
      </w:r>
      <w:r w:rsidR="00054DF4" w:rsidRPr="00AB39BF">
        <w:t xml:space="preserve"> an </w:t>
      </w:r>
      <w:r w:rsidR="000B567C" w:rsidRPr="00AB39BF">
        <w:t xml:space="preserve">inevitable </w:t>
      </w:r>
      <w:r w:rsidR="00054DF4" w:rsidRPr="00AB39BF">
        <w:t xml:space="preserve">problem. Second, the </w:t>
      </w:r>
      <w:r w:rsidR="00B04D7F" w:rsidRPr="00AB39BF">
        <w:t xml:space="preserve">pairwise </w:t>
      </w:r>
      <w:r w:rsidR="00A604A2" w:rsidRPr="00AB39BF">
        <w:t xml:space="preserve">similarity scores </w:t>
      </w:r>
      <w:r w:rsidR="00054DF4" w:rsidRPr="00AB39BF">
        <w:t>of</w:t>
      </w:r>
      <w:r w:rsidR="00B04D7F" w:rsidRPr="00AB39BF">
        <w:t xml:space="preserve"> the</w:t>
      </w:r>
      <w:r w:rsidR="00054DF4" w:rsidRPr="00AB39BF">
        <w:t xml:space="preserve"> </w:t>
      </w:r>
      <w:r w:rsidR="00B04D7F" w:rsidRPr="00AB39BF">
        <w:t xml:space="preserve">answers </w:t>
      </w:r>
      <w:r w:rsidR="000461B9" w:rsidRPr="00AB39BF">
        <w:t xml:space="preserve">are </w:t>
      </w:r>
      <w:r w:rsidR="000F08FB" w:rsidRPr="00AB39BF">
        <w:t>calculated</w:t>
      </w:r>
      <w:r w:rsidR="00054DF4" w:rsidRPr="00AB39BF">
        <w:t xml:space="preserve"> </w:t>
      </w:r>
      <w:r w:rsidR="000F08FB" w:rsidRPr="00AB39BF">
        <w:t>manual</w:t>
      </w:r>
      <w:r w:rsidR="00A87244" w:rsidRPr="00AB39BF">
        <w:t>ly</w:t>
      </w:r>
      <w:r w:rsidR="00DD5EB5" w:rsidRPr="00AB39BF">
        <w:t xml:space="preserve"> in our present work</w:t>
      </w:r>
      <w:r w:rsidR="00054DF4" w:rsidRPr="00AB39BF">
        <w:t xml:space="preserve">. We should incorporate natural NLP Toolkit to </w:t>
      </w:r>
      <w:r w:rsidR="000F08FB" w:rsidRPr="00AB39BF">
        <w:t>get real-time similarity score so that we could provide real time notification of data saturation. Finally, the usefulness of our system has not been evaluated from real users. We should do</w:t>
      </w:r>
      <w:r w:rsidR="006A1513" w:rsidRPr="00AB39BF">
        <w:t xml:space="preserve"> a</w:t>
      </w:r>
      <w:r w:rsidR="000F08FB" w:rsidRPr="00AB39BF">
        <w:t xml:space="preserve"> usability test on visual designers or pro</w:t>
      </w:r>
      <w:r w:rsidR="00B84954" w:rsidRPr="00AB39BF">
        <w:t>ject creators in our next stage.</w:t>
      </w:r>
    </w:p>
    <w:p w14:paraId="29C9FEEF" w14:textId="3ADF27EB" w:rsidR="0003069C" w:rsidRPr="00AB39BF" w:rsidRDefault="008B197E">
      <w:pPr>
        <w:pStyle w:val="Heading1"/>
        <w:spacing w:before="120"/>
        <w:jc w:val="both"/>
      </w:pPr>
      <w:r w:rsidRPr="00AB39BF">
        <w:t>REFERENCES</w:t>
      </w:r>
    </w:p>
    <w:p w14:paraId="4545E8CC" w14:textId="77777777" w:rsidR="005F3151" w:rsidRPr="00AB39BF" w:rsidRDefault="005F3151">
      <w:pPr>
        <w:pStyle w:val="References"/>
        <w:jc w:val="both"/>
      </w:pPr>
      <w:r w:rsidRPr="00AB39BF">
        <w:t xml:space="preserve">Feedback Army </w:t>
      </w:r>
      <w:r w:rsidR="00AB39BF" w:rsidRPr="00AB39BF">
        <w:rPr>
          <w:rPrChange w:id="109" w:author="Grace Yen" w:date="2014-05-13T14:50:00Z">
            <w:rPr>
              <w:rStyle w:val="Hyperlink"/>
              <w:b/>
              <w:kern w:val="28"/>
              <w:sz w:val="24"/>
            </w:rPr>
          </w:rPrChange>
        </w:rPr>
        <w:fldChar w:fldCharType="begin"/>
      </w:r>
      <w:r w:rsidR="00AB39BF" w:rsidRPr="00AB39BF">
        <w:instrText xml:space="preserve"> HYPERLINK "http://www.feedbackarmy.com/" </w:instrText>
      </w:r>
      <w:r w:rsidR="00AB39BF" w:rsidRPr="00AB39BF">
        <w:rPr>
          <w:rPrChange w:id="110" w:author="Grace Yen" w:date="2014-05-13T14:50:00Z">
            <w:rPr>
              <w:rStyle w:val="Hyperlink"/>
              <w:b/>
              <w:kern w:val="28"/>
              <w:sz w:val="24"/>
            </w:rPr>
          </w:rPrChange>
        </w:rPr>
        <w:fldChar w:fldCharType="separate"/>
      </w:r>
      <w:r w:rsidRPr="00AB39BF">
        <w:rPr>
          <w:rStyle w:val="Hyperlink"/>
        </w:rPr>
        <w:t>http://www.feedbackarmy.com/</w:t>
      </w:r>
      <w:r w:rsidR="00AB39BF" w:rsidRPr="00AB39BF">
        <w:rPr>
          <w:rStyle w:val="Hyperlink"/>
          <w:rPrChange w:id="111" w:author="Grace Yen" w:date="2014-05-13T14:50:00Z">
            <w:rPr>
              <w:rStyle w:val="Hyperlink"/>
              <w:b/>
              <w:kern w:val="28"/>
              <w:sz w:val="24"/>
            </w:rPr>
          </w:rPrChange>
        </w:rPr>
        <w:fldChar w:fldCharType="end"/>
      </w:r>
      <w:r w:rsidRPr="00AB39BF">
        <w:t xml:space="preserve">   </w:t>
      </w:r>
    </w:p>
    <w:p w14:paraId="45312624" w14:textId="0205F5AC" w:rsidR="00316342" w:rsidRPr="00AB39BF" w:rsidRDefault="005F3151">
      <w:pPr>
        <w:pStyle w:val="References"/>
        <w:jc w:val="both"/>
      </w:pPr>
      <w:r w:rsidRPr="00AB39BF">
        <w:t xml:space="preserve">Usability Hub </w:t>
      </w:r>
      <w:r w:rsidR="00AB39BF" w:rsidRPr="00AB39BF">
        <w:rPr>
          <w:rPrChange w:id="112" w:author="Grace Yen" w:date="2014-05-13T14:50:00Z">
            <w:rPr>
              <w:rStyle w:val="Hyperlink"/>
              <w:b/>
              <w:kern w:val="28"/>
              <w:sz w:val="24"/>
            </w:rPr>
          </w:rPrChange>
        </w:rPr>
        <w:fldChar w:fldCharType="begin"/>
      </w:r>
      <w:r w:rsidR="00AB39BF" w:rsidRPr="00AB39BF">
        <w:instrText xml:space="preserve"> HYPERLINK "https://usabilityhub.com/" </w:instrText>
      </w:r>
      <w:r w:rsidR="00AB39BF" w:rsidRPr="00AB39BF">
        <w:rPr>
          <w:rPrChange w:id="113" w:author="Grace Yen" w:date="2014-05-13T14:50:00Z">
            <w:rPr>
              <w:rStyle w:val="Hyperlink"/>
              <w:b/>
              <w:kern w:val="28"/>
              <w:sz w:val="24"/>
            </w:rPr>
          </w:rPrChange>
        </w:rPr>
        <w:fldChar w:fldCharType="separate"/>
      </w:r>
      <w:r w:rsidRPr="00AB39BF">
        <w:rPr>
          <w:rStyle w:val="Hyperlink"/>
        </w:rPr>
        <w:t>https://usabilityhub.com/</w:t>
      </w:r>
      <w:r w:rsidR="00AB39BF" w:rsidRPr="00AB39BF">
        <w:rPr>
          <w:rStyle w:val="Hyperlink"/>
          <w:rPrChange w:id="114" w:author="Grace Yen" w:date="2014-05-13T14:50:00Z">
            <w:rPr>
              <w:rStyle w:val="Hyperlink"/>
              <w:b/>
              <w:kern w:val="28"/>
              <w:sz w:val="24"/>
            </w:rPr>
          </w:rPrChange>
        </w:rPr>
        <w:fldChar w:fldCharType="end"/>
      </w:r>
      <w:r w:rsidRPr="00AB39BF">
        <w:t xml:space="preserve"> </w:t>
      </w:r>
    </w:p>
    <w:p w14:paraId="1E0B34DF" w14:textId="54E7BEC5" w:rsidR="00F66227" w:rsidRPr="00AB39BF" w:rsidRDefault="00F66227">
      <w:pPr>
        <w:pStyle w:val="References"/>
        <w:jc w:val="both"/>
      </w:pPr>
      <w:r w:rsidRPr="00AB39BF">
        <w:t xml:space="preserve">Amazon Mechanical Turk </w:t>
      </w:r>
    </w:p>
    <w:p w14:paraId="34B83197" w14:textId="77777777" w:rsidR="006C37F2" w:rsidRPr="00AB39BF" w:rsidRDefault="006C37F2">
      <w:pPr>
        <w:pStyle w:val="References"/>
        <w:jc w:val="both"/>
      </w:pPr>
      <w:r w:rsidRPr="00AB39BF">
        <w:t>David R. Karger, Sewoong Oh, and Devavrat Shah. Iterative Learning for Reliable Crowdsourcing Systems.  NIPS, 2011.</w:t>
      </w:r>
    </w:p>
    <w:p w14:paraId="195332B8" w14:textId="77777777" w:rsidR="006C37F2" w:rsidRPr="00AB39BF" w:rsidRDefault="006C37F2">
      <w:pPr>
        <w:pStyle w:val="References"/>
        <w:jc w:val="both"/>
      </w:pPr>
      <w:r w:rsidRPr="00AB39BF">
        <w:t>J. Whitehill, P. Ruvolo, T. Wu, J. Bergsma, and J. Movellan. Whose vote should count more: Optimal integration of labels from labelers of unknown expertise. NIPS, 2009.</w:t>
      </w:r>
    </w:p>
    <w:p w14:paraId="09BBACA0" w14:textId="00A906A1" w:rsidR="00DB0280" w:rsidRPr="00AB39BF" w:rsidRDefault="00DB0280">
      <w:pPr>
        <w:pStyle w:val="References"/>
        <w:jc w:val="both"/>
      </w:pPr>
      <w:r w:rsidRPr="00AB39BF">
        <w:t>Guest, G., Bunce, A., &amp; Johnson, L. (2006). How many interviews are enough? An experiment with data saturation and variability. Field Methods, 18, 59-82.</w:t>
      </w:r>
    </w:p>
    <w:p w14:paraId="0EF07040" w14:textId="7FDA204E" w:rsidR="006C37F2" w:rsidRPr="00AB39BF" w:rsidRDefault="006C37F2">
      <w:pPr>
        <w:pStyle w:val="References"/>
        <w:jc w:val="both"/>
      </w:pPr>
      <w:r w:rsidRPr="00AB39BF">
        <w:t xml:space="preserve">Michael D Greenberg, Bryan Pardo, Karthic Hariharan, </w:t>
      </w:r>
      <w:r w:rsidRPr="00AB39BF">
        <w:rPr>
          <w:rFonts w:eastAsia="MS Mincho"/>
        </w:rPr>
        <w:t xml:space="preserve"> and Elizabeth Gerber. Crowdfunding support tools: predicting success &amp; failure. In CHI’13 Extended Abstracts </w:t>
      </w:r>
      <w:r w:rsidRPr="00AB39BF">
        <w:rPr>
          <w:rFonts w:eastAsia="MS Mincho"/>
        </w:rPr>
        <w:lastRenderedPageBreak/>
        <w:t>on Human Factors in Computing Systems, pages 1815–1820. ACM, 2013.</w:t>
      </w:r>
    </w:p>
    <w:p w14:paraId="390EF94E" w14:textId="77777777" w:rsidR="006C37F2" w:rsidRPr="00AB39BF" w:rsidRDefault="006C37F2">
      <w:pPr>
        <w:pStyle w:val="References"/>
        <w:jc w:val="both"/>
      </w:pPr>
      <w:r w:rsidRPr="00AB39BF">
        <w:rPr>
          <w:rFonts w:eastAsia="MS Mincho"/>
        </w:rPr>
        <w:t>Tanushree Mitra and Eric Gilbert. The Language that Gets People to Give: Phrases that Predict Success on Kickstarter. In CSCW’14. ACM</w:t>
      </w:r>
    </w:p>
    <w:p w14:paraId="0E7EE5B4" w14:textId="77777777" w:rsidR="006C37F2" w:rsidRPr="00AB39BF" w:rsidRDefault="006C37F2">
      <w:pPr>
        <w:pStyle w:val="References"/>
        <w:jc w:val="both"/>
      </w:pPr>
      <w:r w:rsidRPr="00AB39BF">
        <w:rPr>
          <w:rFonts w:eastAsia="MS Mincho"/>
        </w:rPr>
        <w:t>Vincent Etter, Matthias Grossglauser and Patrick Thiran. Launch Hard or Go Home. In COSN’13. ACM</w:t>
      </w:r>
    </w:p>
    <w:p w14:paraId="026095D6" w14:textId="46EFCD4D" w:rsidR="008B197E" w:rsidRPr="00AB39BF" w:rsidRDefault="007B410B">
      <w:pPr>
        <w:pStyle w:val="References"/>
        <w:jc w:val="both"/>
      </w:pPr>
      <w:r w:rsidRPr="00AB39BF">
        <w:t>V. S. Sheng, F. Provost, and P. G. Ipeirotis. Get another label? improving data quality and data mining using multiple, noisy labelers. KDD, 2008.</w:t>
      </w:r>
    </w:p>
    <w:p w14:paraId="76B3300B" w14:textId="308FF7A2" w:rsidR="007C08CF" w:rsidRPr="00AB39BF" w:rsidRDefault="007B410B">
      <w:pPr>
        <w:pStyle w:val="References"/>
        <w:jc w:val="both"/>
      </w:pPr>
      <w:r w:rsidRPr="00AB39BF">
        <w:t>David R. Karger, Sewoong Oh, and Devavrat Shah. Iterative Learning for Reliable Crowdsourcing Systems. NIPS, 2011.</w:t>
      </w:r>
    </w:p>
    <w:p w14:paraId="255F9D57" w14:textId="7C8E2A8F" w:rsidR="00F04538" w:rsidRPr="00AB39BF" w:rsidRDefault="00F04538">
      <w:pPr>
        <w:pStyle w:val="References"/>
        <w:jc w:val="both"/>
      </w:pPr>
      <w:r w:rsidRPr="00AB39BF">
        <w:t>W. Willett, S. Ginosar, A. Steinitz, B. Hartmann, and M. Agrawala. Identifying Redundancy and Exposing Provenance in Crowdsourced Data Analysis. IEEE Transactions on Visualization and Computer Graphics, 2013.</w:t>
      </w:r>
    </w:p>
    <w:p w14:paraId="41084A83" w14:textId="2A842B54" w:rsidR="00F04538" w:rsidRPr="00AB39BF" w:rsidRDefault="00F04538">
      <w:pPr>
        <w:pStyle w:val="References"/>
        <w:jc w:val="both"/>
      </w:pPr>
      <w:r w:rsidRPr="00AB39BF">
        <w:t>A. Strehl, J. Ghosh, and R. Mooney. Impact of Similarity Measures on Web-page Clustering. AAAI, 2000</w:t>
      </w:r>
    </w:p>
    <w:p w14:paraId="76750B36" w14:textId="34583B9F" w:rsidR="00F04538" w:rsidRPr="00AB39BF" w:rsidRDefault="00F04538">
      <w:pPr>
        <w:pStyle w:val="References"/>
        <w:jc w:val="both"/>
      </w:pPr>
      <w:r w:rsidRPr="00AB39BF">
        <w:t>H. Wang, W. Wang, J. Yang, P. S. Yu. Clustering by Pattern Similarity in Large Data Sets. SIGMOD, 2002.</w:t>
      </w:r>
    </w:p>
    <w:p w14:paraId="47C0B9B0" w14:textId="6F342C11" w:rsidR="00F04538" w:rsidRPr="00AB39BF" w:rsidRDefault="00F04538">
      <w:pPr>
        <w:pStyle w:val="References"/>
        <w:jc w:val="both"/>
      </w:pPr>
      <w:r w:rsidRPr="00AB39BF">
        <w:t>M. Gordon. User-Based Document Clustering by Redescribing Subject Descriptions with a Genetic Algorithm. Journal of the American Society for Information Science, 1991.</w:t>
      </w:r>
    </w:p>
    <w:p w14:paraId="6724012C" w14:textId="26D87A3A" w:rsidR="00F04538" w:rsidRPr="00AB39BF" w:rsidRDefault="00F04538">
      <w:pPr>
        <w:pStyle w:val="References"/>
        <w:jc w:val="both"/>
      </w:pPr>
      <w:r w:rsidRPr="00AB39BF">
        <w:t>T. Mitra, E. Gilbert. The Language that Gets People to Give: Phrases that Predict Success on Kickstarter. CSCW, 2014.</w:t>
      </w:r>
    </w:p>
    <w:p w14:paraId="1133454B" w14:textId="57B55BFB" w:rsidR="00F04538" w:rsidRPr="00AB39BF" w:rsidRDefault="00F04538">
      <w:pPr>
        <w:pStyle w:val="References"/>
        <w:jc w:val="both"/>
      </w:pPr>
      <w:r w:rsidRPr="00AB39BF">
        <w:t>M. Greenberg, B. Pardo, K. Hariharan, E. Gerber. Crowdfunding Support Tools: Predicting Success &amp; Failure. CHI, 2013.</w:t>
      </w:r>
    </w:p>
    <w:p w14:paraId="21415E9D" w14:textId="58761512" w:rsidR="00F04538" w:rsidRPr="00AB39BF" w:rsidRDefault="00F04538">
      <w:pPr>
        <w:pStyle w:val="References"/>
        <w:jc w:val="both"/>
      </w:pPr>
      <w:r w:rsidRPr="00AB39BF">
        <w:t>V. Etter, M. Grossglauser, P. Thiran. Launch Hard or Go Home! COSN, 2013</w:t>
      </w:r>
    </w:p>
    <w:p w14:paraId="53471932" w14:textId="77777777" w:rsidR="008B197E" w:rsidRPr="00AB39BF" w:rsidRDefault="008B197E">
      <w:pPr>
        <w:pStyle w:val="References"/>
        <w:numPr>
          <w:ilvl w:val="0"/>
          <w:numId w:val="0"/>
        </w:numPr>
        <w:jc w:val="both"/>
      </w:pPr>
    </w:p>
    <w:p w14:paraId="699E6F19" w14:textId="77777777" w:rsidR="008B197E" w:rsidRPr="00AB39BF" w:rsidRDefault="008B197E">
      <w:pPr>
        <w:pStyle w:val="References"/>
        <w:numPr>
          <w:ilvl w:val="0"/>
          <w:numId w:val="0"/>
        </w:numPr>
        <w:ind w:left="360" w:hanging="360"/>
        <w:jc w:val="both"/>
        <w:pPrChange w:id="115" w:author="Grace Yen" w:date="2014-05-13T14:51:00Z">
          <w:pPr>
            <w:pStyle w:val="References"/>
            <w:numPr>
              <w:numId w:val="0"/>
            </w:numPr>
            <w:tabs>
              <w:tab w:val="clear" w:pos="360"/>
            </w:tabs>
            <w:ind w:left="0" w:firstLine="0"/>
            <w:jc w:val="both"/>
          </w:pPr>
        </w:pPrChange>
      </w:pPr>
    </w:p>
    <w:p w14:paraId="7E190D69" w14:textId="77777777" w:rsidR="00053974" w:rsidRDefault="00053974">
      <w:pPr>
        <w:pStyle w:val="References"/>
        <w:numPr>
          <w:ilvl w:val="0"/>
          <w:numId w:val="0"/>
        </w:numPr>
        <w:ind w:left="360" w:hanging="360"/>
        <w:jc w:val="both"/>
        <w:sectPr w:rsidR="00053974" w:rsidSect="003B4153">
          <w:type w:val="continuous"/>
          <w:pgSz w:w="12240" w:h="15840" w:code="1"/>
          <w:pgMar w:top="1080" w:right="1080" w:bottom="1440" w:left="1080" w:header="720" w:footer="720" w:gutter="0"/>
          <w:cols w:num="2" w:space="475"/>
        </w:sectPr>
        <w:pPrChange w:id="116" w:author="Grace Yen" w:date="2014-05-13T14:51:00Z">
          <w:pPr>
            <w:pStyle w:val="References"/>
            <w:numPr>
              <w:numId w:val="0"/>
            </w:numPr>
            <w:tabs>
              <w:tab w:val="clear" w:pos="360"/>
            </w:tabs>
            <w:ind w:left="0" w:firstLine="0"/>
            <w:jc w:val="both"/>
          </w:pPr>
        </w:pPrChange>
      </w:pPr>
    </w:p>
    <w:p w14:paraId="2224749A" w14:textId="77777777" w:rsidR="008B197E" w:rsidRPr="00AB39BF" w:rsidRDefault="008B197E">
      <w:pPr>
        <w:pStyle w:val="Paper-Title"/>
        <w:jc w:val="both"/>
        <w:rPr>
          <w:rFonts w:ascii="Times New Roman" w:hAnsi="Times New Roman"/>
        </w:rPr>
      </w:pPr>
    </w:p>
    <w:p w14:paraId="6B99EA5F" w14:textId="5D938D02" w:rsidR="008B197E" w:rsidRPr="00AB39BF" w:rsidRDefault="008B197E">
      <w:pPr>
        <w:pStyle w:val="Paper-Title"/>
        <w:jc w:val="both"/>
        <w:rPr>
          <w:rFonts w:ascii="Times New Roman" w:hAnsi="Times New Roman"/>
        </w:rPr>
      </w:pPr>
    </w:p>
    <w:sectPr w:rsidR="008B197E" w:rsidRPr="00AB39BF"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EEFFFA" w14:textId="77777777" w:rsidR="00AF0B58" w:rsidRDefault="00AF0B58">
      <w:r>
        <w:separator/>
      </w:r>
    </w:p>
  </w:endnote>
  <w:endnote w:type="continuationSeparator" w:id="0">
    <w:p w14:paraId="7E61B5A2" w14:textId="77777777" w:rsidR="00AF0B58" w:rsidRDefault="00AF0B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panose1 w:val="00000000000000000000"/>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1"/>
    <w:family w:val="modern"/>
    <w:pitch w:val="variable"/>
    <w:sig w:usb0="F7FFAFFF" w:usb1="E9DFFFFF" w:usb2="0000003F" w:usb3="00000000" w:csb0="003F01FF" w:csb1="00000000"/>
  </w:font>
  <w:font w:name="Heiti TC Light">
    <w:altName w:val="Arial Unicode MS"/>
    <w:charset w:val="51"/>
    <w:family w:val="auto"/>
    <w:pitch w:val="variable"/>
    <w:sig w:usb0="00000000" w:usb1="0808004A" w:usb2="00000010" w:usb3="00000000" w:csb0="00100000" w:csb1="00000000"/>
  </w:font>
  <w:font w:name="MS Gothic">
    <w:altName w:val="ＭＳ ゴシック"/>
    <w:panose1 w:val="020B0609070205080204"/>
    <w:charset w:val="80"/>
    <w:family w:val="modern"/>
    <w:pitch w:val="fixed"/>
    <w:sig w:usb0="A00002BF" w:usb1="68C7FCFB" w:usb2="00000010"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1702E4" w14:textId="77777777" w:rsidR="00F93B88" w:rsidRDefault="00F93B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D69E00" w14:textId="77777777" w:rsidR="00F93B88" w:rsidRDefault="00F93B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C50572" w14:textId="77777777" w:rsidR="00AF0B58" w:rsidRDefault="00AF0B58">
      <w:r>
        <w:separator/>
      </w:r>
    </w:p>
  </w:footnote>
  <w:footnote w:type="continuationSeparator" w:id="0">
    <w:p w14:paraId="37AF22DF" w14:textId="77777777" w:rsidR="00AF0B58" w:rsidRDefault="00AF0B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20D669D1"/>
    <w:multiLevelType w:val="hybridMultilevel"/>
    <w:tmpl w:val="792047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360" w:hanging="360"/>
      </w:pPr>
      <w:rPr>
        <w:rFonts w:ascii="Symbol" w:hAnsi="Symbol" w:hint="default"/>
      </w:rPr>
    </w:lvl>
    <w:lvl w:ilvl="4" w:tplc="04090003" w:tentative="1">
      <w:start w:val="1"/>
      <w:numFmt w:val="bullet"/>
      <w:lvlText w:val="o"/>
      <w:lvlJc w:val="left"/>
      <w:pPr>
        <w:ind w:left="360" w:hanging="360"/>
      </w:pPr>
      <w:rPr>
        <w:rFonts w:ascii="Courier New" w:hAnsi="Courier New" w:hint="default"/>
      </w:rPr>
    </w:lvl>
    <w:lvl w:ilvl="5" w:tplc="04090005" w:tentative="1">
      <w:start w:val="1"/>
      <w:numFmt w:val="bullet"/>
      <w:lvlText w:val=""/>
      <w:lvlJc w:val="left"/>
      <w:pPr>
        <w:ind w:left="1080" w:hanging="360"/>
      </w:pPr>
      <w:rPr>
        <w:rFonts w:ascii="Wingdings" w:hAnsi="Wingdings" w:hint="default"/>
      </w:rPr>
    </w:lvl>
    <w:lvl w:ilvl="6" w:tplc="04090001" w:tentative="1">
      <w:start w:val="1"/>
      <w:numFmt w:val="bullet"/>
      <w:lvlText w:val=""/>
      <w:lvlJc w:val="left"/>
      <w:pPr>
        <w:ind w:left="1800" w:hanging="360"/>
      </w:pPr>
      <w:rPr>
        <w:rFonts w:ascii="Symbol" w:hAnsi="Symbol" w:hint="default"/>
      </w:rPr>
    </w:lvl>
    <w:lvl w:ilvl="7" w:tplc="04090003" w:tentative="1">
      <w:start w:val="1"/>
      <w:numFmt w:val="bullet"/>
      <w:lvlText w:val="o"/>
      <w:lvlJc w:val="left"/>
      <w:pPr>
        <w:ind w:left="2520" w:hanging="360"/>
      </w:pPr>
      <w:rPr>
        <w:rFonts w:ascii="Courier New" w:hAnsi="Courier New" w:hint="default"/>
      </w:rPr>
    </w:lvl>
    <w:lvl w:ilvl="8" w:tplc="04090005" w:tentative="1">
      <w:start w:val="1"/>
      <w:numFmt w:val="bullet"/>
      <w:lvlText w:val=""/>
      <w:lvlJc w:val="left"/>
      <w:pPr>
        <w:ind w:left="3240" w:hanging="360"/>
      </w:pPr>
      <w:rPr>
        <w:rFonts w:ascii="Wingdings" w:hAnsi="Wingdings" w:hint="default"/>
      </w:rPr>
    </w:lvl>
  </w:abstractNum>
  <w:abstractNum w:abstractNumId="2">
    <w:nsid w:val="4CE83697"/>
    <w:multiLevelType w:val="hybridMultilevel"/>
    <w:tmpl w:val="15EEBF72"/>
    <w:lvl w:ilvl="0" w:tplc="7E90FC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14F1232"/>
    <w:multiLevelType w:val="hybridMultilevel"/>
    <w:tmpl w:val="8764970A"/>
    <w:lvl w:ilvl="0" w:tplc="FFA858B2">
      <w:start w:val="1"/>
      <w:numFmt w:val="bullet"/>
      <w:lvlText w:val=""/>
      <w:lvlJc w:val="left"/>
      <w:pPr>
        <w:tabs>
          <w:tab w:val="num" w:pos="720"/>
        </w:tabs>
        <w:ind w:left="720" w:hanging="360"/>
      </w:pPr>
      <w:rPr>
        <w:rFonts w:ascii="Wingdings 2" w:hAnsi="Wingdings 2" w:hint="default"/>
      </w:rPr>
    </w:lvl>
    <w:lvl w:ilvl="1" w:tplc="40569D30" w:tentative="1">
      <w:start w:val="1"/>
      <w:numFmt w:val="bullet"/>
      <w:lvlText w:val=""/>
      <w:lvlJc w:val="left"/>
      <w:pPr>
        <w:tabs>
          <w:tab w:val="num" w:pos="1440"/>
        </w:tabs>
        <w:ind w:left="1440" w:hanging="360"/>
      </w:pPr>
      <w:rPr>
        <w:rFonts w:ascii="Wingdings 2" w:hAnsi="Wingdings 2" w:hint="default"/>
      </w:rPr>
    </w:lvl>
    <w:lvl w:ilvl="2" w:tplc="DD9658D4" w:tentative="1">
      <w:start w:val="1"/>
      <w:numFmt w:val="bullet"/>
      <w:lvlText w:val=""/>
      <w:lvlJc w:val="left"/>
      <w:pPr>
        <w:tabs>
          <w:tab w:val="num" w:pos="2160"/>
        </w:tabs>
        <w:ind w:left="2160" w:hanging="360"/>
      </w:pPr>
      <w:rPr>
        <w:rFonts w:ascii="Wingdings 2" w:hAnsi="Wingdings 2" w:hint="default"/>
      </w:rPr>
    </w:lvl>
    <w:lvl w:ilvl="3" w:tplc="2ECA6BFC" w:tentative="1">
      <w:start w:val="1"/>
      <w:numFmt w:val="bullet"/>
      <w:lvlText w:val=""/>
      <w:lvlJc w:val="left"/>
      <w:pPr>
        <w:tabs>
          <w:tab w:val="num" w:pos="2880"/>
        </w:tabs>
        <w:ind w:left="2880" w:hanging="360"/>
      </w:pPr>
      <w:rPr>
        <w:rFonts w:ascii="Wingdings 2" w:hAnsi="Wingdings 2" w:hint="default"/>
      </w:rPr>
    </w:lvl>
    <w:lvl w:ilvl="4" w:tplc="0A1ADA1C" w:tentative="1">
      <w:start w:val="1"/>
      <w:numFmt w:val="bullet"/>
      <w:lvlText w:val=""/>
      <w:lvlJc w:val="left"/>
      <w:pPr>
        <w:tabs>
          <w:tab w:val="num" w:pos="3600"/>
        </w:tabs>
        <w:ind w:left="3600" w:hanging="360"/>
      </w:pPr>
      <w:rPr>
        <w:rFonts w:ascii="Wingdings 2" w:hAnsi="Wingdings 2" w:hint="default"/>
      </w:rPr>
    </w:lvl>
    <w:lvl w:ilvl="5" w:tplc="1A6273DC" w:tentative="1">
      <w:start w:val="1"/>
      <w:numFmt w:val="bullet"/>
      <w:lvlText w:val=""/>
      <w:lvlJc w:val="left"/>
      <w:pPr>
        <w:tabs>
          <w:tab w:val="num" w:pos="4320"/>
        </w:tabs>
        <w:ind w:left="4320" w:hanging="360"/>
      </w:pPr>
      <w:rPr>
        <w:rFonts w:ascii="Wingdings 2" w:hAnsi="Wingdings 2" w:hint="default"/>
      </w:rPr>
    </w:lvl>
    <w:lvl w:ilvl="6" w:tplc="4A10B496" w:tentative="1">
      <w:start w:val="1"/>
      <w:numFmt w:val="bullet"/>
      <w:lvlText w:val=""/>
      <w:lvlJc w:val="left"/>
      <w:pPr>
        <w:tabs>
          <w:tab w:val="num" w:pos="5040"/>
        </w:tabs>
        <w:ind w:left="5040" w:hanging="360"/>
      </w:pPr>
      <w:rPr>
        <w:rFonts w:ascii="Wingdings 2" w:hAnsi="Wingdings 2" w:hint="default"/>
      </w:rPr>
    </w:lvl>
    <w:lvl w:ilvl="7" w:tplc="65107624" w:tentative="1">
      <w:start w:val="1"/>
      <w:numFmt w:val="bullet"/>
      <w:lvlText w:val=""/>
      <w:lvlJc w:val="left"/>
      <w:pPr>
        <w:tabs>
          <w:tab w:val="num" w:pos="5760"/>
        </w:tabs>
        <w:ind w:left="5760" w:hanging="360"/>
      </w:pPr>
      <w:rPr>
        <w:rFonts w:ascii="Wingdings 2" w:hAnsi="Wingdings 2" w:hint="default"/>
      </w:rPr>
    </w:lvl>
    <w:lvl w:ilvl="8" w:tplc="B736202E" w:tentative="1">
      <w:start w:val="1"/>
      <w:numFmt w:val="bullet"/>
      <w:lvlText w:val=""/>
      <w:lvlJc w:val="left"/>
      <w:pPr>
        <w:tabs>
          <w:tab w:val="num" w:pos="6480"/>
        </w:tabs>
        <w:ind w:left="6480" w:hanging="360"/>
      </w:pPr>
      <w:rPr>
        <w:rFonts w:ascii="Wingdings 2" w:hAnsi="Wingdings 2" w:hint="default"/>
      </w:rPr>
    </w:lvl>
  </w:abstractNum>
  <w:abstractNum w:abstractNumId="4">
    <w:nsid w:val="5F504F86"/>
    <w:multiLevelType w:val="hybridMultilevel"/>
    <w:tmpl w:val="267812FC"/>
    <w:lvl w:ilvl="0" w:tplc="0A1ADA1C">
      <w:start w:val="1"/>
      <w:numFmt w:val="bullet"/>
      <w:lvlText w:val=""/>
      <w:lvlJc w:val="left"/>
      <w:pPr>
        <w:tabs>
          <w:tab w:val="num" w:pos="360"/>
        </w:tabs>
        <w:ind w:left="360" w:hanging="360"/>
      </w:pPr>
      <w:rPr>
        <w:rFonts w:ascii="Wingdings 2" w:hAnsi="Wingdings 2"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360" w:hanging="360"/>
      </w:pPr>
      <w:rPr>
        <w:rFonts w:ascii="Symbol" w:hAnsi="Symbol" w:hint="default"/>
      </w:rPr>
    </w:lvl>
    <w:lvl w:ilvl="4" w:tplc="04090003" w:tentative="1">
      <w:start w:val="1"/>
      <w:numFmt w:val="bullet"/>
      <w:lvlText w:val="o"/>
      <w:lvlJc w:val="left"/>
      <w:pPr>
        <w:ind w:left="360" w:hanging="360"/>
      </w:pPr>
      <w:rPr>
        <w:rFonts w:ascii="Courier New" w:hAnsi="Courier New" w:hint="default"/>
      </w:rPr>
    </w:lvl>
    <w:lvl w:ilvl="5" w:tplc="04090005" w:tentative="1">
      <w:start w:val="1"/>
      <w:numFmt w:val="bullet"/>
      <w:lvlText w:val=""/>
      <w:lvlJc w:val="left"/>
      <w:pPr>
        <w:ind w:left="1080" w:hanging="360"/>
      </w:pPr>
      <w:rPr>
        <w:rFonts w:ascii="Wingdings" w:hAnsi="Wingdings" w:hint="default"/>
      </w:rPr>
    </w:lvl>
    <w:lvl w:ilvl="6" w:tplc="04090001" w:tentative="1">
      <w:start w:val="1"/>
      <w:numFmt w:val="bullet"/>
      <w:lvlText w:val=""/>
      <w:lvlJc w:val="left"/>
      <w:pPr>
        <w:ind w:left="1800" w:hanging="360"/>
      </w:pPr>
      <w:rPr>
        <w:rFonts w:ascii="Symbol" w:hAnsi="Symbol" w:hint="default"/>
      </w:rPr>
    </w:lvl>
    <w:lvl w:ilvl="7" w:tplc="04090003" w:tentative="1">
      <w:start w:val="1"/>
      <w:numFmt w:val="bullet"/>
      <w:lvlText w:val="o"/>
      <w:lvlJc w:val="left"/>
      <w:pPr>
        <w:ind w:left="2520" w:hanging="360"/>
      </w:pPr>
      <w:rPr>
        <w:rFonts w:ascii="Courier New" w:hAnsi="Courier New" w:hint="default"/>
      </w:rPr>
    </w:lvl>
    <w:lvl w:ilvl="8" w:tplc="04090005" w:tentative="1">
      <w:start w:val="1"/>
      <w:numFmt w:val="bullet"/>
      <w:lvlText w:val=""/>
      <w:lvlJc w:val="left"/>
      <w:pPr>
        <w:ind w:left="3240" w:hanging="360"/>
      </w:pPr>
      <w:rPr>
        <w:rFonts w:ascii="Wingdings" w:hAnsi="Wingdings" w:hint="default"/>
      </w:rPr>
    </w:lvl>
  </w:abstractNum>
  <w:abstractNum w:abstractNumId="5">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6">
    <w:nsid w:val="7B6E7B8A"/>
    <w:multiLevelType w:val="multilevel"/>
    <w:tmpl w:val="7646D784"/>
    <w:styleLink w:val="Numbered"/>
    <w:lvl w:ilvl="0">
      <w:start w:val="1"/>
      <w:numFmt w:val="decimal"/>
      <w:lvlText w:val="%1."/>
      <w:lvlJc w:val="left"/>
      <w:pPr>
        <w:tabs>
          <w:tab w:val="num" w:pos="295"/>
        </w:tabs>
        <w:ind w:left="295" w:hanging="295"/>
      </w:pPr>
      <w:rPr>
        <w:rFonts w:ascii="Times New Roman" w:eastAsia="Times New Roman" w:hAnsi="Times New Roman" w:cs="Times New Roman"/>
        <w:position w:val="0"/>
        <w:sz w:val="18"/>
        <w:szCs w:val="18"/>
      </w:rPr>
    </w:lvl>
    <w:lvl w:ilvl="1">
      <w:start w:val="1"/>
      <w:numFmt w:val="decimal"/>
      <w:lvlText w:val="%2."/>
      <w:lvlJc w:val="left"/>
      <w:pPr>
        <w:tabs>
          <w:tab w:val="num" w:pos="655"/>
        </w:tabs>
        <w:ind w:left="655" w:hanging="295"/>
      </w:pPr>
      <w:rPr>
        <w:rFonts w:ascii="Times New Roman" w:eastAsia="Times New Roman" w:hAnsi="Times New Roman" w:cs="Times New Roman"/>
        <w:position w:val="0"/>
        <w:sz w:val="18"/>
        <w:szCs w:val="18"/>
      </w:rPr>
    </w:lvl>
    <w:lvl w:ilvl="2">
      <w:start w:val="1"/>
      <w:numFmt w:val="decimal"/>
      <w:lvlText w:val="%3."/>
      <w:lvlJc w:val="left"/>
      <w:pPr>
        <w:tabs>
          <w:tab w:val="num" w:pos="1015"/>
        </w:tabs>
        <w:ind w:left="1015" w:hanging="295"/>
      </w:pPr>
      <w:rPr>
        <w:rFonts w:ascii="Times New Roman" w:eastAsia="Times New Roman" w:hAnsi="Times New Roman" w:cs="Times New Roman"/>
        <w:position w:val="0"/>
        <w:sz w:val="18"/>
        <w:szCs w:val="18"/>
      </w:rPr>
    </w:lvl>
    <w:lvl w:ilvl="3">
      <w:start w:val="1"/>
      <w:numFmt w:val="decimal"/>
      <w:lvlText w:val="%4."/>
      <w:lvlJc w:val="left"/>
      <w:pPr>
        <w:tabs>
          <w:tab w:val="num" w:pos="1375"/>
        </w:tabs>
        <w:ind w:left="1375" w:hanging="295"/>
      </w:pPr>
      <w:rPr>
        <w:rFonts w:ascii="Times New Roman" w:eastAsia="Times New Roman" w:hAnsi="Times New Roman" w:cs="Times New Roman"/>
        <w:position w:val="0"/>
        <w:sz w:val="18"/>
        <w:szCs w:val="18"/>
      </w:rPr>
    </w:lvl>
    <w:lvl w:ilvl="4">
      <w:start w:val="1"/>
      <w:numFmt w:val="decimal"/>
      <w:lvlText w:val="%5."/>
      <w:lvlJc w:val="left"/>
      <w:pPr>
        <w:tabs>
          <w:tab w:val="num" w:pos="1735"/>
        </w:tabs>
        <w:ind w:left="1735" w:hanging="295"/>
      </w:pPr>
      <w:rPr>
        <w:rFonts w:ascii="Times New Roman" w:eastAsia="Times New Roman" w:hAnsi="Times New Roman" w:cs="Times New Roman"/>
        <w:position w:val="0"/>
        <w:sz w:val="18"/>
        <w:szCs w:val="18"/>
      </w:rPr>
    </w:lvl>
    <w:lvl w:ilvl="5">
      <w:start w:val="1"/>
      <w:numFmt w:val="decimal"/>
      <w:lvlText w:val="%6."/>
      <w:lvlJc w:val="left"/>
      <w:pPr>
        <w:tabs>
          <w:tab w:val="num" w:pos="2095"/>
        </w:tabs>
        <w:ind w:left="2095" w:hanging="295"/>
      </w:pPr>
      <w:rPr>
        <w:rFonts w:ascii="Times New Roman" w:eastAsia="Times New Roman" w:hAnsi="Times New Roman" w:cs="Times New Roman"/>
        <w:position w:val="0"/>
        <w:sz w:val="18"/>
        <w:szCs w:val="18"/>
      </w:rPr>
    </w:lvl>
    <w:lvl w:ilvl="6">
      <w:start w:val="1"/>
      <w:numFmt w:val="decimal"/>
      <w:lvlText w:val="%7."/>
      <w:lvlJc w:val="left"/>
      <w:pPr>
        <w:tabs>
          <w:tab w:val="num" w:pos="2455"/>
        </w:tabs>
        <w:ind w:left="2455" w:hanging="295"/>
      </w:pPr>
      <w:rPr>
        <w:rFonts w:ascii="Times New Roman" w:eastAsia="Times New Roman" w:hAnsi="Times New Roman" w:cs="Times New Roman"/>
        <w:position w:val="0"/>
        <w:sz w:val="18"/>
        <w:szCs w:val="18"/>
      </w:rPr>
    </w:lvl>
    <w:lvl w:ilvl="7">
      <w:start w:val="1"/>
      <w:numFmt w:val="decimal"/>
      <w:lvlText w:val="%8."/>
      <w:lvlJc w:val="left"/>
      <w:pPr>
        <w:tabs>
          <w:tab w:val="num" w:pos="2815"/>
        </w:tabs>
        <w:ind w:left="2815" w:hanging="295"/>
      </w:pPr>
      <w:rPr>
        <w:rFonts w:ascii="Times New Roman" w:eastAsia="Times New Roman" w:hAnsi="Times New Roman" w:cs="Times New Roman"/>
        <w:position w:val="0"/>
        <w:sz w:val="18"/>
        <w:szCs w:val="18"/>
      </w:rPr>
    </w:lvl>
    <w:lvl w:ilvl="8">
      <w:start w:val="1"/>
      <w:numFmt w:val="decimal"/>
      <w:lvlText w:val="%9."/>
      <w:lvlJc w:val="left"/>
      <w:pPr>
        <w:tabs>
          <w:tab w:val="num" w:pos="3175"/>
        </w:tabs>
        <w:ind w:left="3175" w:hanging="295"/>
      </w:pPr>
      <w:rPr>
        <w:rFonts w:ascii="Times New Roman" w:eastAsia="Times New Roman" w:hAnsi="Times New Roman" w:cs="Times New Roman"/>
        <w:position w:val="0"/>
        <w:sz w:val="18"/>
        <w:szCs w:val="18"/>
      </w:rPr>
    </w:lvl>
  </w:abstractNum>
  <w:num w:numId="1">
    <w:abstractNumId w:val="0"/>
  </w:num>
  <w:num w:numId="2">
    <w:abstractNumId w:val="5"/>
  </w:num>
  <w:num w:numId="3">
    <w:abstractNumId w:val="2"/>
  </w:num>
  <w:num w:numId="4">
    <w:abstractNumId w:val="3"/>
  </w:num>
  <w:num w:numId="5">
    <w:abstractNumId w:val="4"/>
  </w:num>
  <w:num w:numId="6">
    <w:abstractNumId w:val="1"/>
  </w:num>
  <w:num w:numId="7">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 Kyung Kong">
    <w15:presenceInfo w15:providerId="Windows Live" w15:userId="6364dcd11e49dd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0665D"/>
    <w:rsid w:val="00007848"/>
    <w:rsid w:val="00010F11"/>
    <w:rsid w:val="00016D54"/>
    <w:rsid w:val="000262DB"/>
    <w:rsid w:val="0003069C"/>
    <w:rsid w:val="00030D28"/>
    <w:rsid w:val="0003356E"/>
    <w:rsid w:val="000355F6"/>
    <w:rsid w:val="00037E58"/>
    <w:rsid w:val="000461B9"/>
    <w:rsid w:val="00050B20"/>
    <w:rsid w:val="00053974"/>
    <w:rsid w:val="00053B9B"/>
    <w:rsid w:val="00054DF4"/>
    <w:rsid w:val="00076313"/>
    <w:rsid w:val="00077683"/>
    <w:rsid w:val="00081C82"/>
    <w:rsid w:val="000821C7"/>
    <w:rsid w:val="0009634A"/>
    <w:rsid w:val="00096826"/>
    <w:rsid w:val="00097CED"/>
    <w:rsid w:val="000A3C39"/>
    <w:rsid w:val="000B06C5"/>
    <w:rsid w:val="000B2256"/>
    <w:rsid w:val="000B2852"/>
    <w:rsid w:val="000B567C"/>
    <w:rsid w:val="000B7A68"/>
    <w:rsid w:val="000C48FE"/>
    <w:rsid w:val="000C72AC"/>
    <w:rsid w:val="000D0492"/>
    <w:rsid w:val="000D0B5E"/>
    <w:rsid w:val="000F08FB"/>
    <w:rsid w:val="000F14F8"/>
    <w:rsid w:val="000F592B"/>
    <w:rsid w:val="001012FE"/>
    <w:rsid w:val="00102E48"/>
    <w:rsid w:val="00103E4E"/>
    <w:rsid w:val="00107736"/>
    <w:rsid w:val="0012390A"/>
    <w:rsid w:val="00124582"/>
    <w:rsid w:val="00126254"/>
    <w:rsid w:val="00131013"/>
    <w:rsid w:val="001378B9"/>
    <w:rsid w:val="001402CE"/>
    <w:rsid w:val="00150C9B"/>
    <w:rsid w:val="00151931"/>
    <w:rsid w:val="001578EE"/>
    <w:rsid w:val="0016482F"/>
    <w:rsid w:val="00170157"/>
    <w:rsid w:val="00170DE2"/>
    <w:rsid w:val="00172159"/>
    <w:rsid w:val="00173CF2"/>
    <w:rsid w:val="00175E7C"/>
    <w:rsid w:val="00176CDB"/>
    <w:rsid w:val="00180DDF"/>
    <w:rsid w:val="001874D7"/>
    <w:rsid w:val="00190152"/>
    <w:rsid w:val="00193825"/>
    <w:rsid w:val="001A030B"/>
    <w:rsid w:val="001A06A1"/>
    <w:rsid w:val="001A1047"/>
    <w:rsid w:val="001A5AFD"/>
    <w:rsid w:val="001A7E9D"/>
    <w:rsid w:val="001C5BBF"/>
    <w:rsid w:val="001D157B"/>
    <w:rsid w:val="001D188E"/>
    <w:rsid w:val="001E1689"/>
    <w:rsid w:val="001E31C5"/>
    <w:rsid w:val="001E4281"/>
    <w:rsid w:val="001E4A9D"/>
    <w:rsid w:val="001E6D98"/>
    <w:rsid w:val="001F1A52"/>
    <w:rsid w:val="00202312"/>
    <w:rsid w:val="002055C3"/>
    <w:rsid w:val="00205B5A"/>
    <w:rsid w:val="0022082D"/>
    <w:rsid w:val="00220BD3"/>
    <w:rsid w:val="002232BF"/>
    <w:rsid w:val="002233D1"/>
    <w:rsid w:val="0023010B"/>
    <w:rsid w:val="002403B6"/>
    <w:rsid w:val="00240CB2"/>
    <w:rsid w:val="0024212D"/>
    <w:rsid w:val="00247767"/>
    <w:rsid w:val="0025024F"/>
    <w:rsid w:val="00261374"/>
    <w:rsid w:val="00263A4E"/>
    <w:rsid w:val="00265E2E"/>
    <w:rsid w:val="00272AB5"/>
    <w:rsid w:val="002732E6"/>
    <w:rsid w:val="00287E31"/>
    <w:rsid w:val="0029035B"/>
    <w:rsid w:val="00290FE3"/>
    <w:rsid w:val="002A4862"/>
    <w:rsid w:val="002A6E87"/>
    <w:rsid w:val="002B10E3"/>
    <w:rsid w:val="002B1B76"/>
    <w:rsid w:val="002B42DE"/>
    <w:rsid w:val="002B6210"/>
    <w:rsid w:val="002D00D0"/>
    <w:rsid w:val="002D4C68"/>
    <w:rsid w:val="002D6A57"/>
    <w:rsid w:val="002D7D7A"/>
    <w:rsid w:val="002E2F1F"/>
    <w:rsid w:val="002E4380"/>
    <w:rsid w:val="002E6595"/>
    <w:rsid w:val="002F1201"/>
    <w:rsid w:val="002F2FF9"/>
    <w:rsid w:val="002F3279"/>
    <w:rsid w:val="002F3595"/>
    <w:rsid w:val="002F4D0F"/>
    <w:rsid w:val="00301744"/>
    <w:rsid w:val="00301838"/>
    <w:rsid w:val="0030431F"/>
    <w:rsid w:val="00310080"/>
    <w:rsid w:val="00311824"/>
    <w:rsid w:val="00315749"/>
    <w:rsid w:val="00316342"/>
    <w:rsid w:val="00316D6B"/>
    <w:rsid w:val="0032632B"/>
    <w:rsid w:val="00345A56"/>
    <w:rsid w:val="003501C8"/>
    <w:rsid w:val="003548E7"/>
    <w:rsid w:val="00357B85"/>
    <w:rsid w:val="003607F0"/>
    <w:rsid w:val="003608A9"/>
    <w:rsid w:val="00367389"/>
    <w:rsid w:val="00370168"/>
    <w:rsid w:val="00370623"/>
    <w:rsid w:val="00371549"/>
    <w:rsid w:val="00375299"/>
    <w:rsid w:val="00396B79"/>
    <w:rsid w:val="003A0E40"/>
    <w:rsid w:val="003A269E"/>
    <w:rsid w:val="003A49F0"/>
    <w:rsid w:val="003A4BD5"/>
    <w:rsid w:val="003B0806"/>
    <w:rsid w:val="003B4153"/>
    <w:rsid w:val="003B53B6"/>
    <w:rsid w:val="003C1FC9"/>
    <w:rsid w:val="003C678C"/>
    <w:rsid w:val="003D1BED"/>
    <w:rsid w:val="003D6117"/>
    <w:rsid w:val="003E074B"/>
    <w:rsid w:val="003E1379"/>
    <w:rsid w:val="003E220B"/>
    <w:rsid w:val="003E3258"/>
    <w:rsid w:val="003E523C"/>
    <w:rsid w:val="003E56F4"/>
    <w:rsid w:val="003E718A"/>
    <w:rsid w:val="003F0C9E"/>
    <w:rsid w:val="003F0F90"/>
    <w:rsid w:val="003F1A70"/>
    <w:rsid w:val="003F1EBB"/>
    <w:rsid w:val="003F3E58"/>
    <w:rsid w:val="003F4E87"/>
    <w:rsid w:val="004010CD"/>
    <w:rsid w:val="0041319F"/>
    <w:rsid w:val="00420981"/>
    <w:rsid w:val="004214B4"/>
    <w:rsid w:val="00423812"/>
    <w:rsid w:val="0042511D"/>
    <w:rsid w:val="00426C84"/>
    <w:rsid w:val="0042711D"/>
    <w:rsid w:val="00437433"/>
    <w:rsid w:val="0044553F"/>
    <w:rsid w:val="00445ED0"/>
    <w:rsid w:val="0045747E"/>
    <w:rsid w:val="00462DDB"/>
    <w:rsid w:val="00472E48"/>
    <w:rsid w:val="00474255"/>
    <w:rsid w:val="00477BFE"/>
    <w:rsid w:val="00484155"/>
    <w:rsid w:val="004A0A9F"/>
    <w:rsid w:val="004B13A4"/>
    <w:rsid w:val="004B3B5F"/>
    <w:rsid w:val="004B7428"/>
    <w:rsid w:val="004B7BA0"/>
    <w:rsid w:val="004C4B45"/>
    <w:rsid w:val="004C6FF3"/>
    <w:rsid w:val="004E2689"/>
    <w:rsid w:val="004E2E91"/>
    <w:rsid w:val="004F3BB7"/>
    <w:rsid w:val="004F45D2"/>
    <w:rsid w:val="005021EB"/>
    <w:rsid w:val="00502D50"/>
    <w:rsid w:val="00510637"/>
    <w:rsid w:val="00512C70"/>
    <w:rsid w:val="005236AF"/>
    <w:rsid w:val="00523EDC"/>
    <w:rsid w:val="00525B37"/>
    <w:rsid w:val="00527E64"/>
    <w:rsid w:val="005337B7"/>
    <w:rsid w:val="005361F7"/>
    <w:rsid w:val="00536C65"/>
    <w:rsid w:val="0054281C"/>
    <w:rsid w:val="005437FE"/>
    <w:rsid w:val="00545213"/>
    <w:rsid w:val="005465CF"/>
    <w:rsid w:val="00556B6E"/>
    <w:rsid w:val="00560E65"/>
    <w:rsid w:val="00566F23"/>
    <w:rsid w:val="0057025B"/>
    <w:rsid w:val="00571CED"/>
    <w:rsid w:val="00582CFC"/>
    <w:rsid w:val="00583E63"/>
    <w:rsid w:val="005842F9"/>
    <w:rsid w:val="005844FF"/>
    <w:rsid w:val="005920C8"/>
    <w:rsid w:val="00594E6B"/>
    <w:rsid w:val="005A4C6F"/>
    <w:rsid w:val="005B42AF"/>
    <w:rsid w:val="005B4FED"/>
    <w:rsid w:val="005B6A93"/>
    <w:rsid w:val="005B7A0B"/>
    <w:rsid w:val="005C0C7A"/>
    <w:rsid w:val="005C66A0"/>
    <w:rsid w:val="005D6866"/>
    <w:rsid w:val="005D69D6"/>
    <w:rsid w:val="005E5D73"/>
    <w:rsid w:val="005F3151"/>
    <w:rsid w:val="005F7ADF"/>
    <w:rsid w:val="00601B22"/>
    <w:rsid w:val="00603A4D"/>
    <w:rsid w:val="0061710B"/>
    <w:rsid w:val="006176E8"/>
    <w:rsid w:val="00621C24"/>
    <w:rsid w:val="00622D17"/>
    <w:rsid w:val="00625268"/>
    <w:rsid w:val="0062758A"/>
    <w:rsid w:val="0063299F"/>
    <w:rsid w:val="00634066"/>
    <w:rsid w:val="006401B5"/>
    <w:rsid w:val="00644FF5"/>
    <w:rsid w:val="006507D3"/>
    <w:rsid w:val="00665D29"/>
    <w:rsid w:val="006759FF"/>
    <w:rsid w:val="00677F12"/>
    <w:rsid w:val="00683B8A"/>
    <w:rsid w:val="00684116"/>
    <w:rsid w:val="0068547D"/>
    <w:rsid w:val="00685FC5"/>
    <w:rsid w:val="0069356A"/>
    <w:rsid w:val="006948B4"/>
    <w:rsid w:val="00697C8B"/>
    <w:rsid w:val="006A044B"/>
    <w:rsid w:val="006A1513"/>
    <w:rsid w:val="006A1FA3"/>
    <w:rsid w:val="006A2139"/>
    <w:rsid w:val="006A3D08"/>
    <w:rsid w:val="006B0624"/>
    <w:rsid w:val="006C0348"/>
    <w:rsid w:val="006C178C"/>
    <w:rsid w:val="006C37F2"/>
    <w:rsid w:val="006D32A1"/>
    <w:rsid w:val="006D451E"/>
    <w:rsid w:val="006D6860"/>
    <w:rsid w:val="006E24E1"/>
    <w:rsid w:val="006E6331"/>
    <w:rsid w:val="007038ED"/>
    <w:rsid w:val="007104DD"/>
    <w:rsid w:val="00710EC3"/>
    <w:rsid w:val="00713CDE"/>
    <w:rsid w:val="00720D85"/>
    <w:rsid w:val="007234B9"/>
    <w:rsid w:val="00723510"/>
    <w:rsid w:val="00723916"/>
    <w:rsid w:val="00723ED7"/>
    <w:rsid w:val="00732BEF"/>
    <w:rsid w:val="00736053"/>
    <w:rsid w:val="00737C0D"/>
    <w:rsid w:val="00737CF1"/>
    <w:rsid w:val="007528EF"/>
    <w:rsid w:val="00783994"/>
    <w:rsid w:val="00783D6B"/>
    <w:rsid w:val="007922E4"/>
    <w:rsid w:val="00793DF2"/>
    <w:rsid w:val="007955BE"/>
    <w:rsid w:val="007A1D77"/>
    <w:rsid w:val="007A4705"/>
    <w:rsid w:val="007B3113"/>
    <w:rsid w:val="007B410B"/>
    <w:rsid w:val="007C08CF"/>
    <w:rsid w:val="007C0932"/>
    <w:rsid w:val="007C139E"/>
    <w:rsid w:val="007C232D"/>
    <w:rsid w:val="007C3600"/>
    <w:rsid w:val="007C7D76"/>
    <w:rsid w:val="007D2DF5"/>
    <w:rsid w:val="007E0962"/>
    <w:rsid w:val="007E1C7B"/>
    <w:rsid w:val="007E221B"/>
    <w:rsid w:val="007E42B1"/>
    <w:rsid w:val="007F0D0A"/>
    <w:rsid w:val="007F510F"/>
    <w:rsid w:val="007F5854"/>
    <w:rsid w:val="008011C4"/>
    <w:rsid w:val="008149F3"/>
    <w:rsid w:val="00824610"/>
    <w:rsid w:val="00824A2B"/>
    <w:rsid w:val="008317B8"/>
    <w:rsid w:val="00835539"/>
    <w:rsid w:val="00836AE9"/>
    <w:rsid w:val="00850E48"/>
    <w:rsid w:val="00851C22"/>
    <w:rsid w:val="008536AF"/>
    <w:rsid w:val="00864A76"/>
    <w:rsid w:val="00865BB4"/>
    <w:rsid w:val="008663C8"/>
    <w:rsid w:val="008714AF"/>
    <w:rsid w:val="008742DA"/>
    <w:rsid w:val="0087467E"/>
    <w:rsid w:val="00885D18"/>
    <w:rsid w:val="008941FE"/>
    <w:rsid w:val="008A6859"/>
    <w:rsid w:val="008B197E"/>
    <w:rsid w:val="008C369D"/>
    <w:rsid w:val="008D2FB8"/>
    <w:rsid w:val="008D3C27"/>
    <w:rsid w:val="008D4CE1"/>
    <w:rsid w:val="008D76C3"/>
    <w:rsid w:val="008E2EB3"/>
    <w:rsid w:val="008E6F8D"/>
    <w:rsid w:val="008F3514"/>
    <w:rsid w:val="0091224D"/>
    <w:rsid w:val="00912462"/>
    <w:rsid w:val="00926D73"/>
    <w:rsid w:val="00953330"/>
    <w:rsid w:val="00953EB7"/>
    <w:rsid w:val="009567FC"/>
    <w:rsid w:val="00957059"/>
    <w:rsid w:val="00957D3F"/>
    <w:rsid w:val="00957DC6"/>
    <w:rsid w:val="0097279A"/>
    <w:rsid w:val="00976152"/>
    <w:rsid w:val="00976253"/>
    <w:rsid w:val="0098332E"/>
    <w:rsid w:val="00985A8D"/>
    <w:rsid w:val="00985FC6"/>
    <w:rsid w:val="009902CE"/>
    <w:rsid w:val="00994357"/>
    <w:rsid w:val="00996C4A"/>
    <w:rsid w:val="009A0DAF"/>
    <w:rsid w:val="009A1D7F"/>
    <w:rsid w:val="009A1FF4"/>
    <w:rsid w:val="009A4F3B"/>
    <w:rsid w:val="009A7893"/>
    <w:rsid w:val="009B40CB"/>
    <w:rsid w:val="009B5E50"/>
    <w:rsid w:val="009B701B"/>
    <w:rsid w:val="009D334A"/>
    <w:rsid w:val="009D4789"/>
    <w:rsid w:val="009D5F09"/>
    <w:rsid w:val="009D63E1"/>
    <w:rsid w:val="009E48C2"/>
    <w:rsid w:val="009E7836"/>
    <w:rsid w:val="009F118E"/>
    <w:rsid w:val="009F334B"/>
    <w:rsid w:val="009F37C7"/>
    <w:rsid w:val="00A06701"/>
    <w:rsid w:val="00A105B5"/>
    <w:rsid w:val="00A1551C"/>
    <w:rsid w:val="00A15631"/>
    <w:rsid w:val="00A17B4A"/>
    <w:rsid w:val="00A22871"/>
    <w:rsid w:val="00A331A0"/>
    <w:rsid w:val="00A365E2"/>
    <w:rsid w:val="00A37810"/>
    <w:rsid w:val="00A4013E"/>
    <w:rsid w:val="00A549A1"/>
    <w:rsid w:val="00A604A2"/>
    <w:rsid w:val="00A60BFE"/>
    <w:rsid w:val="00A631CA"/>
    <w:rsid w:val="00A66E61"/>
    <w:rsid w:val="00A71475"/>
    <w:rsid w:val="00A810A6"/>
    <w:rsid w:val="00A87244"/>
    <w:rsid w:val="00AA7488"/>
    <w:rsid w:val="00AB0943"/>
    <w:rsid w:val="00AB32A6"/>
    <w:rsid w:val="00AB39BF"/>
    <w:rsid w:val="00AB6007"/>
    <w:rsid w:val="00AB76DC"/>
    <w:rsid w:val="00AC05D8"/>
    <w:rsid w:val="00AC1CD0"/>
    <w:rsid w:val="00AC305C"/>
    <w:rsid w:val="00AD070C"/>
    <w:rsid w:val="00AD1CEC"/>
    <w:rsid w:val="00AE2664"/>
    <w:rsid w:val="00AE2B5C"/>
    <w:rsid w:val="00AE5B4A"/>
    <w:rsid w:val="00AF0B58"/>
    <w:rsid w:val="00AF4537"/>
    <w:rsid w:val="00AF5F49"/>
    <w:rsid w:val="00AF702C"/>
    <w:rsid w:val="00B02D3E"/>
    <w:rsid w:val="00B034F1"/>
    <w:rsid w:val="00B04D7F"/>
    <w:rsid w:val="00B10169"/>
    <w:rsid w:val="00B16DEE"/>
    <w:rsid w:val="00B2516B"/>
    <w:rsid w:val="00B3093D"/>
    <w:rsid w:val="00B31E3B"/>
    <w:rsid w:val="00B33902"/>
    <w:rsid w:val="00B362A5"/>
    <w:rsid w:val="00B41748"/>
    <w:rsid w:val="00B46198"/>
    <w:rsid w:val="00B54C16"/>
    <w:rsid w:val="00B551E1"/>
    <w:rsid w:val="00B55347"/>
    <w:rsid w:val="00B55B9E"/>
    <w:rsid w:val="00B57ED7"/>
    <w:rsid w:val="00B665B4"/>
    <w:rsid w:val="00B719A4"/>
    <w:rsid w:val="00B768BC"/>
    <w:rsid w:val="00B84954"/>
    <w:rsid w:val="00B92174"/>
    <w:rsid w:val="00B954D6"/>
    <w:rsid w:val="00BA44ED"/>
    <w:rsid w:val="00BB2B42"/>
    <w:rsid w:val="00BC405F"/>
    <w:rsid w:val="00BD1319"/>
    <w:rsid w:val="00BD182C"/>
    <w:rsid w:val="00BD45EC"/>
    <w:rsid w:val="00BE0255"/>
    <w:rsid w:val="00BE1094"/>
    <w:rsid w:val="00BF0672"/>
    <w:rsid w:val="00BF088A"/>
    <w:rsid w:val="00BF0CE8"/>
    <w:rsid w:val="00BF3697"/>
    <w:rsid w:val="00BF3F36"/>
    <w:rsid w:val="00C01561"/>
    <w:rsid w:val="00C01814"/>
    <w:rsid w:val="00C0576B"/>
    <w:rsid w:val="00C104D2"/>
    <w:rsid w:val="00C10E91"/>
    <w:rsid w:val="00C12192"/>
    <w:rsid w:val="00C1361B"/>
    <w:rsid w:val="00C1516B"/>
    <w:rsid w:val="00C158A3"/>
    <w:rsid w:val="00C1710E"/>
    <w:rsid w:val="00C229EA"/>
    <w:rsid w:val="00C271A5"/>
    <w:rsid w:val="00C32895"/>
    <w:rsid w:val="00C33A4D"/>
    <w:rsid w:val="00C57685"/>
    <w:rsid w:val="00C620FF"/>
    <w:rsid w:val="00C631AC"/>
    <w:rsid w:val="00C63C31"/>
    <w:rsid w:val="00C73565"/>
    <w:rsid w:val="00C83C2F"/>
    <w:rsid w:val="00C87A2A"/>
    <w:rsid w:val="00C94715"/>
    <w:rsid w:val="00CB068D"/>
    <w:rsid w:val="00CB3B17"/>
    <w:rsid w:val="00CB4646"/>
    <w:rsid w:val="00CB7E7A"/>
    <w:rsid w:val="00CC2337"/>
    <w:rsid w:val="00CC4D8C"/>
    <w:rsid w:val="00CD1EC2"/>
    <w:rsid w:val="00CD462E"/>
    <w:rsid w:val="00CD4DE6"/>
    <w:rsid w:val="00CD7EC6"/>
    <w:rsid w:val="00CE2B6A"/>
    <w:rsid w:val="00CE2E35"/>
    <w:rsid w:val="00CE62BE"/>
    <w:rsid w:val="00CF3C54"/>
    <w:rsid w:val="00D00501"/>
    <w:rsid w:val="00D03B65"/>
    <w:rsid w:val="00D04390"/>
    <w:rsid w:val="00D12A66"/>
    <w:rsid w:val="00D12E86"/>
    <w:rsid w:val="00D16983"/>
    <w:rsid w:val="00D21B2D"/>
    <w:rsid w:val="00D27190"/>
    <w:rsid w:val="00D27CB6"/>
    <w:rsid w:val="00D3292B"/>
    <w:rsid w:val="00D35237"/>
    <w:rsid w:val="00D36AEC"/>
    <w:rsid w:val="00D45437"/>
    <w:rsid w:val="00D475AD"/>
    <w:rsid w:val="00D56EF0"/>
    <w:rsid w:val="00D57303"/>
    <w:rsid w:val="00D80AE6"/>
    <w:rsid w:val="00D82EF6"/>
    <w:rsid w:val="00D8383C"/>
    <w:rsid w:val="00D83B5A"/>
    <w:rsid w:val="00D87676"/>
    <w:rsid w:val="00D95B81"/>
    <w:rsid w:val="00DA2F8B"/>
    <w:rsid w:val="00DA70EA"/>
    <w:rsid w:val="00DB0280"/>
    <w:rsid w:val="00DB2506"/>
    <w:rsid w:val="00DC256B"/>
    <w:rsid w:val="00DC42EC"/>
    <w:rsid w:val="00DD10F2"/>
    <w:rsid w:val="00DD47A2"/>
    <w:rsid w:val="00DD5EB5"/>
    <w:rsid w:val="00DE0E81"/>
    <w:rsid w:val="00DE3FDB"/>
    <w:rsid w:val="00DE6A17"/>
    <w:rsid w:val="00DE7AF8"/>
    <w:rsid w:val="00DF1AD6"/>
    <w:rsid w:val="00DF45BB"/>
    <w:rsid w:val="00DF583B"/>
    <w:rsid w:val="00E01A71"/>
    <w:rsid w:val="00E03A92"/>
    <w:rsid w:val="00E03A94"/>
    <w:rsid w:val="00E2063E"/>
    <w:rsid w:val="00E22934"/>
    <w:rsid w:val="00E241EC"/>
    <w:rsid w:val="00E26518"/>
    <w:rsid w:val="00E3178B"/>
    <w:rsid w:val="00E31C17"/>
    <w:rsid w:val="00E3232D"/>
    <w:rsid w:val="00E40F2A"/>
    <w:rsid w:val="00E44504"/>
    <w:rsid w:val="00E47160"/>
    <w:rsid w:val="00E50D77"/>
    <w:rsid w:val="00E51626"/>
    <w:rsid w:val="00E5609C"/>
    <w:rsid w:val="00E5755F"/>
    <w:rsid w:val="00E70695"/>
    <w:rsid w:val="00E7215F"/>
    <w:rsid w:val="00E7256F"/>
    <w:rsid w:val="00E82647"/>
    <w:rsid w:val="00E9019C"/>
    <w:rsid w:val="00EA341E"/>
    <w:rsid w:val="00EA63F5"/>
    <w:rsid w:val="00EC1F6A"/>
    <w:rsid w:val="00EC447C"/>
    <w:rsid w:val="00ED0387"/>
    <w:rsid w:val="00ED3D93"/>
    <w:rsid w:val="00ED68AE"/>
    <w:rsid w:val="00EE08DB"/>
    <w:rsid w:val="00EE1628"/>
    <w:rsid w:val="00EE268D"/>
    <w:rsid w:val="00EE3912"/>
    <w:rsid w:val="00EE4593"/>
    <w:rsid w:val="00EE4742"/>
    <w:rsid w:val="00EE5CC2"/>
    <w:rsid w:val="00EF05FA"/>
    <w:rsid w:val="00EF0DD2"/>
    <w:rsid w:val="00EF16C8"/>
    <w:rsid w:val="00EF7738"/>
    <w:rsid w:val="00F00E56"/>
    <w:rsid w:val="00F01C87"/>
    <w:rsid w:val="00F02351"/>
    <w:rsid w:val="00F04538"/>
    <w:rsid w:val="00F060A7"/>
    <w:rsid w:val="00F14EDA"/>
    <w:rsid w:val="00F26046"/>
    <w:rsid w:val="00F300F0"/>
    <w:rsid w:val="00F30353"/>
    <w:rsid w:val="00F30A59"/>
    <w:rsid w:val="00F33865"/>
    <w:rsid w:val="00F34932"/>
    <w:rsid w:val="00F35FB5"/>
    <w:rsid w:val="00F407FA"/>
    <w:rsid w:val="00F44C98"/>
    <w:rsid w:val="00F5619A"/>
    <w:rsid w:val="00F5686C"/>
    <w:rsid w:val="00F57E2D"/>
    <w:rsid w:val="00F627A4"/>
    <w:rsid w:val="00F63936"/>
    <w:rsid w:val="00F66227"/>
    <w:rsid w:val="00F72804"/>
    <w:rsid w:val="00F72B7E"/>
    <w:rsid w:val="00F7373A"/>
    <w:rsid w:val="00F77BDE"/>
    <w:rsid w:val="00F81995"/>
    <w:rsid w:val="00F848E1"/>
    <w:rsid w:val="00F86469"/>
    <w:rsid w:val="00F93B88"/>
    <w:rsid w:val="00F96495"/>
    <w:rsid w:val="00F967CD"/>
    <w:rsid w:val="00FA2A43"/>
    <w:rsid w:val="00FA45C2"/>
    <w:rsid w:val="00FA5D8C"/>
    <w:rsid w:val="00FB1199"/>
    <w:rsid w:val="00FB535B"/>
    <w:rsid w:val="00FB6CBC"/>
    <w:rsid w:val="00FB7A9E"/>
    <w:rsid w:val="00FC4439"/>
    <w:rsid w:val="00FC526A"/>
    <w:rsid w:val="00FC685F"/>
    <w:rsid w:val="00FD3A90"/>
    <w:rsid w:val="00FD70A4"/>
    <w:rsid w:val="00FD70C4"/>
    <w:rsid w:val="00FE1356"/>
    <w:rsid w:val="00FF4045"/>
    <w:rsid w:val="00FF5946"/>
    <w:rsid w:val="00FF7F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231E2D"/>
  <w14:defaultImageDpi w14:val="300"/>
  <w15:docId w15:val="{0E035918-E15B-4E01-A8A3-65995E084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0"/>
      <w:jc w:val="both"/>
    </w:pPr>
    <w:rPr>
      <w:sz w:val="18"/>
      <w:lang w:eastAsia="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uiPriority w:val="35"/>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paragraph" w:styleId="ListParagraph">
    <w:name w:val="List Paragraph"/>
    <w:basedOn w:val="Normal"/>
    <w:uiPriority w:val="34"/>
    <w:qFormat/>
    <w:rsid w:val="006C37F2"/>
    <w:pPr>
      <w:spacing w:after="0"/>
      <w:ind w:left="720"/>
      <w:contextualSpacing/>
      <w:jc w:val="left"/>
    </w:pPr>
    <w:rPr>
      <w:rFonts w:asciiTheme="minorHAnsi" w:eastAsiaTheme="minorEastAsia" w:hAnsiTheme="minorHAnsi" w:cstheme="minorBidi"/>
      <w:sz w:val="24"/>
      <w:szCs w:val="24"/>
      <w:lang w:eastAsia="zh-TW"/>
    </w:rPr>
  </w:style>
  <w:style w:type="paragraph" w:customStyle="1" w:styleId="Body">
    <w:name w:val="Body"/>
    <w:rsid w:val="00C57685"/>
    <w:pPr>
      <w:pBdr>
        <w:top w:val="nil"/>
        <w:left w:val="nil"/>
        <w:bottom w:val="nil"/>
        <w:right w:val="nil"/>
        <w:between w:val="nil"/>
        <w:bar w:val="nil"/>
      </w:pBdr>
    </w:pPr>
    <w:rPr>
      <w:rFonts w:ascii="Helvetica" w:eastAsia="Arial Unicode MS" w:hAnsi="Arial Unicode MS" w:cs="Arial Unicode MS"/>
      <w:color w:val="000000"/>
      <w:sz w:val="22"/>
      <w:szCs w:val="22"/>
      <w:bdr w:val="nil"/>
      <w:lang w:eastAsia="zh-CN"/>
    </w:rPr>
  </w:style>
  <w:style w:type="paragraph" w:styleId="BalloonText">
    <w:name w:val="Balloon Text"/>
    <w:basedOn w:val="Normal"/>
    <w:link w:val="BalloonTextChar"/>
    <w:rsid w:val="003E1379"/>
    <w:pPr>
      <w:spacing w:after="0"/>
    </w:pPr>
    <w:rPr>
      <w:rFonts w:ascii="Heiti TC Light" w:eastAsia="Heiti TC Light"/>
      <w:szCs w:val="18"/>
    </w:rPr>
  </w:style>
  <w:style w:type="character" w:customStyle="1" w:styleId="BalloonTextChar">
    <w:name w:val="Balloon Text Char"/>
    <w:basedOn w:val="DefaultParagraphFont"/>
    <w:link w:val="BalloonText"/>
    <w:rsid w:val="003E1379"/>
    <w:rPr>
      <w:rFonts w:ascii="Heiti TC Light" w:eastAsia="Heiti TC Light"/>
      <w:sz w:val="18"/>
      <w:szCs w:val="18"/>
      <w:lang w:eastAsia="en-US"/>
    </w:rPr>
  </w:style>
  <w:style w:type="numbering" w:customStyle="1" w:styleId="Numbered">
    <w:name w:val="Numbered"/>
    <w:rsid w:val="00E01A71"/>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472100">
      <w:bodyDiv w:val="1"/>
      <w:marLeft w:val="0"/>
      <w:marRight w:val="0"/>
      <w:marTop w:val="0"/>
      <w:marBottom w:val="0"/>
      <w:divBdr>
        <w:top w:val="none" w:sz="0" w:space="0" w:color="auto"/>
        <w:left w:val="none" w:sz="0" w:space="0" w:color="auto"/>
        <w:bottom w:val="none" w:sz="0" w:space="0" w:color="auto"/>
        <w:right w:val="none" w:sz="0" w:space="0" w:color="auto"/>
      </w:divBdr>
      <w:divsChild>
        <w:div w:id="1778937946">
          <w:marLeft w:val="547"/>
          <w:marRight w:val="0"/>
          <w:marTop w:val="115"/>
          <w:marBottom w:val="0"/>
          <w:divBdr>
            <w:top w:val="none" w:sz="0" w:space="0" w:color="auto"/>
            <w:left w:val="none" w:sz="0" w:space="0" w:color="auto"/>
            <w:bottom w:val="none" w:sz="0" w:space="0" w:color="auto"/>
            <w:right w:val="none" w:sz="0" w:space="0" w:color="auto"/>
          </w:divBdr>
        </w:div>
        <w:div w:id="1579438456">
          <w:marLeft w:val="547"/>
          <w:marRight w:val="0"/>
          <w:marTop w:val="115"/>
          <w:marBottom w:val="0"/>
          <w:divBdr>
            <w:top w:val="none" w:sz="0" w:space="0" w:color="auto"/>
            <w:left w:val="none" w:sz="0" w:space="0" w:color="auto"/>
            <w:bottom w:val="none" w:sz="0" w:space="0" w:color="auto"/>
            <w:right w:val="none" w:sz="0" w:space="0" w:color="auto"/>
          </w:divBdr>
        </w:div>
        <w:div w:id="1941833703">
          <w:marLeft w:val="547"/>
          <w:marRight w:val="0"/>
          <w:marTop w:val="115"/>
          <w:marBottom w:val="0"/>
          <w:divBdr>
            <w:top w:val="none" w:sz="0" w:space="0" w:color="auto"/>
            <w:left w:val="none" w:sz="0" w:space="0" w:color="auto"/>
            <w:bottom w:val="none" w:sz="0" w:space="0" w:color="auto"/>
            <w:right w:val="none" w:sz="0" w:space="0" w:color="auto"/>
          </w:divBdr>
        </w:div>
        <w:div w:id="1046876262">
          <w:marLeft w:val="547"/>
          <w:marRight w:val="0"/>
          <w:marTop w:val="115"/>
          <w:marBottom w:val="0"/>
          <w:divBdr>
            <w:top w:val="none" w:sz="0" w:space="0" w:color="auto"/>
            <w:left w:val="none" w:sz="0" w:space="0" w:color="auto"/>
            <w:bottom w:val="none" w:sz="0" w:space="0" w:color="auto"/>
            <w:right w:val="none" w:sz="0" w:space="0" w:color="auto"/>
          </w:divBdr>
        </w:div>
      </w:divsChild>
    </w:div>
    <w:div w:id="474882991">
      <w:bodyDiv w:val="1"/>
      <w:marLeft w:val="0"/>
      <w:marRight w:val="0"/>
      <w:marTop w:val="0"/>
      <w:marBottom w:val="0"/>
      <w:divBdr>
        <w:top w:val="none" w:sz="0" w:space="0" w:color="auto"/>
        <w:left w:val="none" w:sz="0" w:space="0" w:color="auto"/>
        <w:bottom w:val="none" w:sz="0" w:space="0" w:color="auto"/>
        <w:right w:val="none" w:sz="0" w:space="0" w:color="auto"/>
      </w:divBdr>
    </w:div>
    <w:div w:id="1212621131">
      <w:bodyDiv w:val="1"/>
      <w:marLeft w:val="0"/>
      <w:marRight w:val="0"/>
      <w:marTop w:val="0"/>
      <w:marBottom w:val="0"/>
      <w:divBdr>
        <w:top w:val="none" w:sz="0" w:space="0" w:color="auto"/>
        <w:left w:val="none" w:sz="0" w:space="0" w:color="auto"/>
        <w:bottom w:val="none" w:sz="0" w:space="0" w:color="auto"/>
        <w:right w:val="none" w:sz="0" w:space="0" w:color="auto"/>
      </w:divBdr>
    </w:div>
    <w:div w:id="1227571132">
      <w:bodyDiv w:val="1"/>
      <w:marLeft w:val="0"/>
      <w:marRight w:val="0"/>
      <w:marTop w:val="0"/>
      <w:marBottom w:val="0"/>
      <w:divBdr>
        <w:top w:val="none" w:sz="0" w:space="0" w:color="auto"/>
        <w:left w:val="none" w:sz="0" w:space="0" w:color="auto"/>
        <w:bottom w:val="none" w:sz="0" w:space="0" w:color="auto"/>
        <w:right w:val="none" w:sz="0" w:space="0" w:color="auto"/>
      </w:divBdr>
    </w:div>
    <w:div w:id="1423263101">
      <w:bodyDiv w:val="1"/>
      <w:marLeft w:val="0"/>
      <w:marRight w:val="0"/>
      <w:marTop w:val="0"/>
      <w:marBottom w:val="0"/>
      <w:divBdr>
        <w:top w:val="none" w:sz="0" w:space="0" w:color="auto"/>
        <w:left w:val="none" w:sz="0" w:space="0" w:color="auto"/>
        <w:bottom w:val="none" w:sz="0" w:space="0" w:color="auto"/>
        <w:right w:val="none" w:sz="0" w:space="0" w:color="auto"/>
      </w:divBdr>
      <w:divsChild>
        <w:div w:id="1184586079">
          <w:marLeft w:val="0"/>
          <w:marRight w:val="0"/>
          <w:marTop w:val="0"/>
          <w:marBottom w:val="0"/>
          <w:divBdr>
            <w:top w:val="none" w:sz="0" w:space="0" w:color="auto"/>
            <w:left w:val="none" w:sz="0" w:space="0" w:color="auto"/>
            <w:bottom w:val="none" w:sz="0" w:space="0" w:color="auto"/>
            <w:right w:val="none" w:sz="0" w:space="0" w:color="auto"/>
          </w:divBdr>
        </w:div>
        <w:div w:id="643196310">
          <w:marLeft w:val="0"/>
          <w:marRight w:val="0"/>
          <w:marTop w:val="0"/>
          <w:marBottom w:val="0"/>
          <w:divBdr>
            <w:top w:val="none" w:sz="0" w:space="0" w:color="auto"/>
            <w:left w:val="none" w:sz="0" w:space="0" w:color="auto"/>
            <w:bottom w:val="none" w:sz="0" w:space="0" w:color="auto"/>
            <w:right w:val="none" w:sz="0" w:space="0" w:color="auto"/>
          </w:divBdr>
        </w:div>
        <w:div w:id="1239096703">
          <w:marLeft w:val="0"/>
          <w:marRight w:val="0"/>
          <w:marTop w:val="0"/>
          <w:marBottom w:val="0"/>
          <w:divBdr>
            <w:top w:val="none" w:sz="0" w:space="0" w:color="auto"/>
            <w:left w:val="none" w:sz="0" w:space="0" w:color="auto"/>
            <w:bottom w:val="none" w:sz="0" w:space="0" w:color="auto"/>
            <w:right w:val="none" w:sz="0" w:space="0" w:color="auto"/>
          </w:divBdr>
        </w:div>
        <w:div w:id="818114066">
          <w:marLeft w:val="0"/>
          <w:marRight w:val="0"/>
          <w:marTop w:val="0"/>
          <w:marBottom w:val="0"/>
          <w:divBdr>
            <w:top w:val="none" w:sz="0" w:space="0" w:color="auto"/>
            <w:left w:val="none" w:sz="0" w:space="0" w:color="auto"/>
            <w:bottom w:val="none" w:sz="0" w:space="0" w:color="auto"/>
            <w:right w:val="none" w:sz="0" w:space="0" w:color="auto"/>
          </w:divBdr>
        </w:div>
      </w:divsChild>
    </w:div>
    <w:div w:id="1647128180">
      <w:bodyDiv w:val="1"/>
      <w:marLeft w:val="0"/>
      <w:marRight w:val="0"/>
      <w:marTop w:val="0"/>
      <w:marBottom w:val="0"/>
      <w:divBdr>
        <w:top w:val="none" w:sz="0" w:space="0" w:color="auto"/>
        <w:left w:val="none" w:sz="0" w:space="0" w:color="auto"/>
        <w:bottom w:val="none" w:sz="0" w:space="0" w:color="auto"/>
        <w:right w:val="none" w:sz="0" w:space="0" w:color="auto"/>
      </w:divBdr>
      <w:divsChild>
        <w:div w:id="312950044">
          <w:marLeft w:val="0"/>
          <w:marRight w:val="0"/>
          <w:marTop w:val="0"/>
          <w:marBottom w:val="0"/>
          <w:divBdr>
            <w:top w:val="none" w:sz="0" w:space="0" w:color="auto"/>
            <w:left w:val="none" w:sz="0" w:space="0" w:color="auto"/>
            <w:bottom w:val="none" w:sz="0" w:space="0" w:color="auto"/>
            <w:right w:val="none" w:sz="0" w:space="0" w:color="auto"/>
          </w:divBdr>
        </w:div>
        <w:div w:id="1947157672">
          <w:marLeft w:val="0"/>
          <w:marRight w:val="0"/>
          <w:marTop w:val="0"/>
          <w:marBottom w:val="0"/>
          <w:divBdr>
            <w:top w:val="none" w:sz="0" w:space="0" w:color="auto"/>
            <w:left w:val="none" w:sz="0" w:space="0" w:color="auto"/>
            <w:bottom w:val="none" w:sz="0" w:space="0" w:color="auto"/>
            <w:right w:val="none" w:sz="0" w:space="0" w:color="auto"/>
          </w:divBdr>
        </w:div>
        <w:div w:id="277182652">
          <w:marLeft w:val="0"/>
          <w:marRight w:val="0"/>
          <w:marTop w:val="0"/>
          <w:marBottom w:val="0"/>
          <w:divBdr>
            <w:top w:val="none" w:sz="0" w:space="0" w:color="auto"/>
            <w:left w:val="none" w:sz="0" w:space="0" w:color="auto"/>
            <w:bottom w:val="none" w:sz="0" w:space="0" w:color="auto"/>
            <w:right w:val="none" w:sz="0" w:space="0" w:color="auto"/>
          </w:divBdr>
        </w:div>
        <w:div w:id="1788891201">
          <w:marLeft w:val="0"/>
          <w:marRight w:val="0"/>
          <w:marTop w:val="0"/>
          <w:marBottom w:val="0"/>
          <w:divBdr>
            <w:top w:val="none" w:sz="0" w:space="0" w:color="auto"/>
            <w:left w:val="none" w:sz="0" w:space="0" w:color="auto"/>
            <w:bottom w:val="none" w:sz="0" w:space="0" w:color="auto"/>
            <w:right w:val="none" w:sz="0" w:space="0" w:color="auto"/>
          </w:divBdr>
        </w:div>
        <w:div w:id="1978994024">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8</Pages>
  <Words>6470</Words>
  <Characters>36881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43265</CharactersWithSpaces>
  <SharedDoc>false</SharedDoc>
  <HLinks>
    <vt:vector size="42" baseType="variant">
      <vt:variant>
        <vt:i4>3473518</vt:i4>
      </vt:variant>
      <vt:variant>
        <vt:i4>21</vt:i4>
      </vt:variant>
      <vt:variant>
        <vt:i4>0</vt:i4>
      </vt:variant>
      <vt:variant>
        <vt:i4>5</vt:i4>
      </vt:variant>
      <vt:variant>
        <vt:lpwstr>http://doi.acm.org/10.1145/90417.90738</vt:lpwstr>
      </vt:variant>
      <vt:variant>
        <vt:lpwstr/>
      </vt:variant>
      <vt:variant>
        <vt:i4>3735607</vt:i4>
      </vt:variant>
      <vt:variant>
        <vt:i4>18</vt:i4>
      </vt:variant>
      <vt:variant>
        <vt:i4>0</vt:i4>
      </vt:variant>
      <vt:variant>
        <vt:i4>5</vt:i4>
      </vt:variant>
      <vt:variant>
        <vt:lpwstr>http://dx.doi.org/10.1016/j.jss.2005.05.030</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2293880</vt:i4>
      </vt:variant>
      <vt:variant>
        <vt:i4>9</vt:i4>
      </vt:variant>
      <vt:variant>
        <vt:i4>0</vt:i4>
      </vt:variant>
      <vt:variant>
        <vt:i4>5</vt:i4>
      </vt:variant>
      <vt:variant>
        <vt:lpwstr>http://doi.acm.org/10.1145/161468.16147</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
  <cp:lastModifiedBy>Ha Kyung Kong</cp:lastModifiedBy>
  <cp:revision>21</cp:revision>
  <cp:lastPrinted>2011-01-13T16:51:00Z</cp:lastPrinted>
  <dcterms:created xsi:type="dcterms:W3CDTF">2014-05-13T23:46:00Z</dcterms:created>
  <dcterms:modified xsi:type="dcterms:W3CDTF">2014-05-14T02:30:00Z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